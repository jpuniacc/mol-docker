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mc:Ignorable="w14 w15 w16se w16cid w16 w16cex w16sdtdh w16sdtfl w16du wp14">
  <w:body>
    <w:p w:rsidR="00D26A8E" w:rsidRDefault="00D26A8E" w14:paraId="14602F8E" w14:textId="77777777">
      <w:pPr>
        <w:spacing w:after="80"/>
      </w:pPr>
    </w:p>
    <w:p w:rsidR="00D26A8E" w:rsidRDefault="00D26A8E" w14:paraId="14602F8F" w14:textId="77777777">
      <w:pPr>
        <w:spacing w:after="80"/>
      </w:pPr>
    </w:p>
    <w:p w:rsidR="00D26A8E" w:rsidRDefault="00D26A8E" w14:paraId="14602F90" w14:textId="77777777">
      <w:pPr>
        <w:spacing w:after="80"/>
      </w:pPr>
    </w:p>
    <w:p w:rsidR="00D26A8E" w:rsidRDefault="00154387" w14:paraId="14602F91" w14:textId="77777777">
      <w:pPr>
        <w:spacing w:after="80"/>
        <w:jc w:val="center"/>
      </w:pPr>
      <w:r>
        <w:rPr>
          <w:b/>
          <w:bCs/>
          <w:color w:val="003366"/>
          <w:sz w:val="72"/>
          <w:szCs w:val="72"/>
        </w:rPr>
        <w:t>UNIACC</w:t>
      </w:r>
    </w:p>
    <w:p w:rsidR="00D26A8E" w:rsidRDefault="00154387" w14:paraId="14602F92" w14:textId="61438F84">
      <w:pPr>
        <w:spacing w:after="480"/>
        <w:jc w:val="center"/>
      </w:pPr>
      <w:r>
        <w:rPr>
          <w:color w:val="555555"/>
          <w:sz w:val="24"/>
          <w:szCs w:val="24"/>
        </w:rPr>
        <w:t>Universidad de las Artes, Ciencias y Comunicaciones</w:t>
      </w:r>
    </w:p>
    <w:p w:rsidR="00D26A8E" w:rsidRDefault="00154387" w14:paraId="14602F93" w14:textId="6E56ABD0">
      <w:pPr>
        <w:pBdr>
          <w:bottom w:val="single" w:color="003366" w:sz="8" w:space="1"/>
        </w:pBdr>
        <w:spacing w:after="160"/>
        <w:jc w:val="center"/>
      </w:pPr>
      <w:r>
        <w:rPr>
          <w:b/>
          <w:bCs/>
          <w:color w:val="0055A5"/>
          <w:sz w:val="48"/>
          <w:szCs w:val="48"/>
        </w:rPr>
        <w:t>UNI-023</w:t>
      </w:r>
    </w:p>
    <w:p w:rsidR="00D26A8E" w:rsidRDefault="00154387" w14:paraId="14602F94" w14:textId="7CD34B4E">
      <w:pPr>
        <w:spacing w:after="80"/>
        <w:jc w:val="center"/>
      </w:pPr>
      <w:r>
        <w:rPr>
          <w:b/>
          <w:bCs/>
          <w:color w:val="003366"/>
          <w:sz w:val="44"/>
          <w:szCs w:val="44"/>
        </w:rPr>
        <w:t>REMATRÍCULA ONLINE</w:t>
      </w:r>
    </w:p>
    <w:p w:rsidR="00D26A8E" w:rsidRDefault="00154387" w14:paraId="14602F95" w14:textId="77777777">
      <w:pPr>
        <w:spacing w:after="600"/>
        <w:jc w:val="center"/>
      </w:pPr>
      <w:r>
        <w:rPr>
          <w:color w:val="444444"/>
          <w:sz w:val="28"/>
          <w:szCs w:val="28"/>
        </w:rPr>
        <w:t>ESPECIFICACIÓN FORMAL DEL SISTEMA</w:t>
      </w:r>
    </w:p>
    <w:tbl>
      <w:tblPr>
        <w:tblW w:w="6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00"/>
        <w:gridCol w:w="4000"/>
      </w:tblGrid>
      <w:tr w:rsidR="006E77D0" w14:paraId="14602F98" w14:textId="77777777">
        <w:tc>
          <w:tcPr>
            <w:tcW w:w="2000" w:type="dxa"/>
            <w:tcBorders>
              <w:top w:val="single" w:color="CCCCCC" w:sz="1" w:space="0"/>
              <w:left w:val="single" w:color="CCCCCC" w:sz="1" w:space="0"/>
              <w:bottom w:val="single" w:color="CCCCCC" w:sz="1" w:space="0"/>
              <w:right w:val="single" w:color="CCCCCC" w:sz="1" w:space="0"/>
            </w:tcBorders>
            <w:shd w:val="clear" w:color="auto" w:fill="DCE8F5"/>
            <w:tcMar>
              <w:top w:w="80" w:type="dxa"/>
              <w:left w:w="120" w:type="dxa"/>
              <w:bottom w:w="80" w:type="dxa"/>
              <w:right w:w="120" w:type="dxa"/>
            </w:tcMar>
            <w:vAlign w:val="center"/>
          </w:tcPr>
          <w:p w:rsidR="00D26A8E" w:rsidRDefault="00154387" w14:paraId="14602F96" w14:textId="77777777">
            <w:r>
              <w:rPr>
                <w:b/>
                <w:bCs/>
                <w:color w:val="1A1A2E"/>
                <w:sz w:val="18"/>
                <w:szCs w:val="18"/>
              </w:rPr>
              <w:t>Versión</w:t>
            </w:r>
          </w:p>
        </w:tc>
        <w:tc>
          <w:tcPr>
            <w:tcW w:w="4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2F97" w14:textId="0C14A7C5">
            <w:r>
              <w:rPr>
                <w:color w:val="1A1A2E"/>
                <w:sz w:val="18"/>
                <w:szCs w:val="18"/>
              </w:rPr>
              <w:t>1.</w:t>
            </w:r>
            <w:r w:rsidR="00163E8A">
              <w:rPr>
                <w:color w:val="1A1A2E"/>
                <w:sz w:val="18"/>
                <w:szCs w:val="18"/>
              </w:rPr>
              <w:t>1</w:t>
            </w:r>
          </w:p>
        </w:tc>
      </w:tr>
      <w:tr w:rsidR="006E77D0" w14:paraId="14602F9B" w14:textId="77777777">
        <w:tc>
          <w:tcPr>
            <w:tcW w:w="2000" w:type="dxa"/>
            <w:tcBorders>
              <w:top w:val="single" w:color="CCCCCC" w:sz="1" w:space="0"/>
              <w:left w:val="single" w:color="CCCCCC" w:sz="1" w:space="0"/>
              <w:bottom w:val="single" w:color="CCCCCC" w:sz="1" w:space="0"/>
              <w:right w:val="single" w:color="CCCCCC" w:sz="1" w:space="0"/>
            </w:tcBorders>
            <w:shd w:val="clear" w:color="auto" w:fill="DCE8F5"/>
            <w:tcMar>
              <w:top w:w="80" w:type="dxa"/>
              <w:left w:w="120" w:type="dxa"/>
              <w:bottom w:w="80" w:type="dxa"/>
              <w:right w:w="120" w:type="dxa"/>
            </w:tcMar>
            <w:vAlign w:val="center"/>
          </w:tcPr>
          <w:p w:rsidR="00D26A8E" w:rsidRDefault="00154387" w14:paraId="14602F99" w14:textId="77777777">
            <w:r>
              <w:rPr>
                <w:b/>
                <w:bCs/>
                <w:color w:val="1A1A2E"/>
                <w:sz w:val="18"/>
                <w:szCs w:val="18"/>
              </w:rPr>
              <w:t>Fecha</w:t>
            </w:r>
          </w:p>
        </w:tc>
        <w:tc>
          <w:tcPr>
            <w:tcW w:w="4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73764A" w14:paraId="14602F9A" w14:textId="1400F8CA">
            <w:r>
              <w:rPr>
                <w:color w:val="1A1A2E"/>
                <w:sz w:val="18"/>
                <w:szCs w:val="18"/>
              </w:rPr>
              <w:t>0</w:t>
            </w:r>
            <w:r w:rsidR="00163E8A">
              <w:rPr>
                <w:color w:val="1A1A2E"/>
                <w:sz w:val="18"/>
                <w:szCs w:val="18"/>
              </w:rPr>
              <w:t>3</w:t>
            </w:r>
            <w:r>
              <w:rPr>
                <w:color w:val="1A1A2E"/>
                <w:sz w:val="18"/>
                <w:szCs w:val="18"/>
              </w:rPr>
              <w:t>/06/2026</w:t>
            </w:r>
          </w:p>
        </w:tc>
      </w:tr>
      <w:tr w:rsidR="006E77D0" w14:paraId="14602F9E" w14:textId="77777777">
        <w:tc>
          <w:tcPr>
            <w:tcW w:w="2000" w:type="dxa"/>
            <w:tcBorders>
              <w:top w:val="single" w:color="CCCCCC" w:sz="1" w:space="0"/>
              <w:left w:val="single" w:color="CCCCCC" w:sz="1" w:space="0"/>
              <w:bottom w:val="single" w:color="CCCCCC" w:sz="1" w:space="0"/>
              <w:right w:val="single" w:color="CCCCCC" w:sz="1" w:space="0"/>
            </w:tcBorders>
            <w:shd w:val="clear" w:color="auto" w:fill="DCE8F5"/>
            <w:tcMar>
              <w:top w:w="80" w:type="dxa"/>
              <w:left w:w="120" w:type="dxa"/>
              <w:bottom w:w="80" w:type="dxa"/>
              <w:right w:w="120" w:type="dxa"/>
            </w:tcMar>
            <w:vAlign w:val="center"/>
          </w:tcPr>
          <w:p w:rsidR="00D26A8E" w:rsidRDefault="00154387" w14:paraId="14602F9C" w14:textId="77777777">
            <w:r>
              <w:rPr>
                <w:b/>
                <w:bCs/>
                <w:color w:val="1A1A2E"/>
                <w:sz w:val="18"/>
                <w:szCs w:val="18"/>
              </w:rPr>
              <w:t>Autor</w:t>
            </w:r>
          </w:p>
        </w:tc>
        <w:tc>
          <w:tcPr>
            <w:tcW w:w="4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BB7170" w14:paraId="14602F9D" w14:textId="15E7F8F6">
            <w:r>
              <w:rPr>
                <w:color w:val="1A1A2E"/>
                <w:sz w:val="18"/>
                <w:szCs w:val="18"/>
              </w:rPr>
              <w:t>Roberto Nieto</w:t>
            </w:r>
          </w:p>
        </w:tc>
      </w:tr>
      <w:tr w:rsidR="006E77D0" w14:paraId="14602FA1" w14:textId="77777777">
        <w:tc>
          <w:tcPr>
            <w:tcW w:w="2000" w:type="dxa"/>
            <w:tcBorders>
              <w:top w:val="single" w:color="CCCCCC" w:sz="1" w:space="0"/>
              <w:left w:val="single" w:color="CCCCCC" w:sz="1" w:space="0"/>
              <w:bottom w:val="single" w:color="CCCCCC" w:sz="1" w:space="0"/>
              <w:right w:val="single" w:color="CCCCCC" w:sz="1" w:space="0"/>
            </w:tcBorders>
            <w:shd w:val="clear" w:color="auto" w:fill="DCE8F5"/>
            <w:tcMar>
              <w:top w:w="80" w:type="dxa"/>
              <w:left w:w="120" w:type="dxa"/>
              <w:bottom w:w="80" w:type="dxa"/>
              <w:right w:w="120" w:type="dxa"/>
            </w:tcMar>
            <w:vAlign w:val="center"/>
          </w:tcPr>
          <w:p w:rsidR="00D26A8E" w:rsidRDefault="00154387" w14:paraId="14602F9F" w14:textId="77777777">
            <w:r>
              <w:rPr>
                <w:b/>
                <w:bCs/>
                <w:color w:val="1A1A2E"/>
                <w:sz w:val="18"/>
                <w:szCs w:val="18"/>
              </w:rPr>
              <w:t>Unidad de Negocio</w:t>
            </w:r>
          </w:p>
        </w:tc>
        <w:tc>
          <w:tcPr>
            <w:tcW w:w="4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2FA0" w14:textId="77777777">
            <w:r>
              <w:rPr>
                <w:color w:val="1A1A2E"/>
                <w:sz w:val="18"/>
                <w:szCs w:val="18"/>
              </w:rPr>
              <w:t>Dirección de Innovación y Transformación Digital (DITD)</w:t>
            </w:r>
          </w:p>
        </w:tc>
      </w:tr>
      <w:tr w:rsidR="006E77D0" w14:paraId="14602FA4" w14:textId="77777777">
        <w:tc>
          <w:tcPr>
            <w:tcW w:w="2000" w:type="dxa"/>
            <w:tcBorders>
              <w:top w:val="single" w:color="CCCCCC" w:sz="1" w:space="0"/>
              <w:left w:val="single" w:color="CCCCCC" w:sz="1" w:space="0"/>
              <w:bottom w:val="single" w:color="CCCCCC" w:sz="1" w:space="0"/>
              <w:right w:val="single" w:color="CCCCCC" w:sz="1" w:space="0"/>
            </w:tcBorders>
            <w:shd w:val="clear" w:color="auto" w:fill="DCE8F5"/>
            <w:tcMar>
              <w:top w:w="80" w:type="dxa"/>
              <w:left w:w="120" w:type="dxa"/>
              <w:bottom w:w="80" w:type="dxa"/>
              <w:right w:w="120" w:type="dxa"/>
            </w:tcMar>
            <w:vAlign w:val="center"/>
          </w:tcPr>
          <w:p w:rsidR="00D26A8E" w:rsidRDefault="00154387" w14:paraId="14602FA2" w14:textId="77777777">
            <w:r>
              <w:rPr>
                <w:b/>
                <w:bCs/>
                <w:color w:val="1A1A2E"/>
                <w:sz w:val="18"/>
                <w:szCs w:val="18"/>
              </w:rPr>
              <w:t>Clasificación</w:t>
            </w:r>
          </w:p>
        </w:tc>
        <w:tc>
          <w:tcPr>
            <w:tcW w:w="4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2FA3" w14:textId="77777777">
            <w:r>
              <w:rPr>
                <w:color w:val="1A1A2E"/>
                <w:sz w:val="18"/>
                <w:szCs w:val="18"/>
              </w:rPr>
              <w:t>Interno – Confidencial</w:t>
            </w:r>
          </w:p>
        </w:tc>
      </w:tr>
    </w:tbl>
    <w:p w:rsidR="00D26A8E" w:rsidRDefault="00154387" w14:paraId="14602FA5" w14:textId="77777777">
      <w:r>
        <w:br w:type="page"/>
      </w:r>
    </w:p>
    <w:p w:rsidR="00D26A8E" w:rsidRDefault="00154387" w14:paraId="14602FA6" w14:textId="77777777">
      <w:pPr>
        <w:pStyle w:val="Ttulo1"/>
      </w:pPr>
      <w:r>
        <w:t>Historia de Cambios</w:t>
      </w:r>
    </w:p>
    <w:tbl>
      <w:tblPr>
        <w:tblW w:w="97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00"/>
        <w:gridCol w:w="1200"/>
        <w:gridCol w:w="2400"/>
        <w:gridCol w:w="4360"/>
      </w:tblGrid>
      <w:tr w:rsidR="0076488B" w14:paraId="14602FAB" w14:textId="77777777">
        <w:tc>
          <w:tcPr>
            <w:tcW w:w="18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vAlign w:val="center"/>
          </w:tcPr>
          <w:p w:rsidR="00D26A8E" w:rsidRDefault="00154387" w14:paraId="14602FA7" w14:textId="77777777">
            <w:r>
              <w:rPr>
                <w:b/>
                <w:bCs/>
                <w:color w:val="003366"/>
                <w:sz w:val="18"/>
                <w:szCs w:val="18"/>
              </w:rPr>
              <w:t>Fecha</w:t>
            </w:r>
          </w:p>
        </w:tc>
        <w:tc>
          <w:tcPr>
            <w:tcW w:w="1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vAlign w:val="center"/>
          </w:tcPr>
          <w:p w:rsidR="00D26A8E" w:rsidRDefault="00154387" w14:paraId="14602FA8" w14:textId="77777777">
            <w:r>
              <w:rPr>
                <w:b/>
                <w:bCs/>
                <w:color w:val="003366"/>
                <w:sz w:val="18"/>
                <w:szCs w:val="18"/>
              </w:rPr>
              <w:t>Versión</w:t>
            </w:r>
          </w:p>
        </w:tc>
        <w:tc>
          <w:tcPr>
            <w:tcW w:w="24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vAlign w:val="center"/>
          </w:tcPr>
          <w:p w:rsidR="00D26A8E" w:rsidRDefault="00154387" w14:paraId="14602FA9" w14:textId="77777777">
            <w:r>
              <w:rPr>
                <w:b/>
                <w:bCs/>
                <w:color w:val="003366"/>
                <w:sz w:val="18"/>
                <w:szCs w:val="18"/>
              </w:rPr>
              <w:t>Autor</w:t>
            </w:r>
          </w:p>
        </w:tc>
        <w:tc>
          <w:tcPr>
            <w:tcW w:w="436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vAlign w:val="center"/>
          </w:tcPr>
          <w:p w:rsidR="00D26A8E" w:rsidRDefault="00154387" w14:paraId="14602FAA" w14:textId="77777777">
            <w:r>
              <w:rPr>
                <w:b/>
                <w:bCs/>
                <w:color w:val="003366"/>
                <w:sz w:val="18"/>
                <w:szCs w:val="18"/>
              </w:rPr>
              <w:t>Descripción</w:t>
            </w:r>
          </w:p>
        </w:tc>
      </w:tr>
      <w:tr w:rsidR="00D97A44" w14:paraId="14602FB0" w14:textId="77777777">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21245C" w14:paraId="14602FAC" w14:textId="799CA7BE">
            <w:r>
              <w:rPr>
                <w:color w:val="1A1A2E"/>
                <w:sz w:val="18"/>
                <w:szCs w:val="18"/>
              </w:rPr>
              <w:t>14/04/2026</w:t>
            </w:r>
          </w:p>
        </w:tc>
        <w:tc>
          <w:tcPr>
            <w:tcW w:w="1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2FAD" w14:textId="77777777">
            <w:r>
              <w:rPr>
                <w:color w:val="1A1A2E"/>
                <w:sz w:val="18"/>
                <w:szCs w:val="18"/>
              </w:rPr>
              <w:t>1.0</w:t>
            </w:r>
          </w:p>
        </w:tc>
        <w:tc>
          <w:tcPr>
            <w:tcW w:w="2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BB7170" w14:paraId="14602FAE" w14:textId="0AB4047C">
            <w:r>
              <w:rPr>
                <w:color w:val="1A1A2E"/>
                <w:sz w:val="18"/>
                <w:szCs w:val="18"/>
              </w:rPr>
              <w:t>Roberto Nieto</w:t>
            </w:r>
          </w:p>
        </w:tc>
        <w:tc>
          <w:tcPr>
            <w:tcW w:w="4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2FAF" w14:textId="77777777">
            <w:r>
              <w:rPr>
                <w:color w:val="1A1A2E"/>
                <w:sz w:val="18"/>
                <w:szCs w:val="18"/>
              </w:rPr>
              <w:t>Versión inicial del documento EFS UNI-023</w:t>
            </w:r>
          </w:p>
        </w:tc>
      </w:tr>
      <w:tr w:rsidR="00DB17A3" w14:paraId="4BA8E2A7" w14:textId="77777777">
        <w:trPr>
          <w:ins w:author="Juan Pablo Silva Fernandez" w:date="2026-06-03T15:31:00Z" w16du:dateUtc="2026-06-03T19:31:00Z" w:id="0"/>
        </w:trPr>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B17A3" w:rsidRDefault="00DB17A3" w14:paraId="6645DEAF" w14:textId="7A93EC0E">
            <w:pPr>
              <w:rPr>
                <w:ins w:author="Juan Pablo Silva Fernandez" w:date="2026-06-03T15:31:00Z" w16du:dateUtc="2026-06-03T19:31:00Z" w:id="1"/>
                <w:color w:val="1A1A2E"/>
                <w:sz w:val="18"/>
                <w:szCs w:val="18"/>
              </w:rPr>
            </w:pPr>
            <w:ins w:author="Juan Pablo Silva Fernandez" w:date="2026-06-03T15:31:00Z" w16du:dateUtc="2026-06-03T19:31:00Z" w:id="2">
              <w:r>
                <w:rPr>
                  <w:color w:val="1A1A2E"/>
                  <w:sz w:val="18"/>
                  <w:szCs w:val="18"/>
                </w:rPr>
                <w:t>03/06/2026</w:t>
              </w:r>
            </w:ins>
          </w:p>
        </w:tc>
        <w:tc>
          <w:tcPr>
            <w:tcW w:w="1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B17A3" w:rsidRDefault="00DB17A3" w14:paraId="217CD404" w14:textId="08B2BD47">
            <w:pPr>
              <w:rPr>
                <w:ins w:author="Juan Pablo Silva Fernandez" w:date="2026-06-03T15:31:00Z" w16du:dateUtc="2026-06-03T19:31:00Z" w:id="3"/>
                <w:color w:val="1A1A2E"/>
                <w:sz w:val="18"/>
                <w:szCs w:val="18"/>
              </w:rPr>
            </w:pPr>
            <w:ins w:author="Juan Pablo Silva Fernandez" w:date="2026-06-03T15:31:00Z" w16du:dateUtc="2026-06-03T19:31:00Z" w:id="4">
              <w:r>
                <w:rPr>
                  <w:color w:val="1A1A2E"/>
                  <w:sz w:val="18"/>
                  <w:szCs w:val="18"/>
                </w:rPr>
                <w:t>1.1</w:t>
              </w:r>
            </w:ins>
          </w:p>
        </w:tc>
        <w:tc>
          <w:tcPr>
            <w:tcW w:w="2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B17A3" w:rsidRDefault="00DB17A3" w14:paraId="4CDE5B45" w14:textId="73B68089">
            <w:pPr>
              <w:rPr>
                <w:ins w:author="Juan Pablo Silva Fernandez" w:date="2026-06-03T15:31:00Z" w16du:dateUtc="2026-06-03T19:31:00Z" w:id="5"/>
                <w:color w:val="1A1A2E"/>
                <w:sz w:val="18"/>
                <w:szCs w:val="18"/>
              </w:rPr>
            </w:pPr>
            <w:ins w:author="Juan Pablo Silva Fernandez" w:date="2026-06-03T15:31:00Z" w16du:dateUtc="2026-06-03T19:31:00Z" w:id="6">
              <w:r>
                <w:rPr>
                  <w:color w:val="1A1A2E"/>
                  <w:sz w:val="18"/>
                  <w:szCs w:val="18"/>
                </w:rPr>
                <w:t>Roberto Nieto</w:t>
              </w:r>
            </w:ins>
          </w:p>
        </w:tc>
        <w:tc>
          <w:tcPr>
            <w:tcW w:w="4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B17A3" w:rsidRDefault="00DB17A3" w14:paraId="09603A4A" w14:textId="1C2C2215">
            <w:pPr>
              <w:rPr>
                <w:ins w:author="Juan Pablo Silva Fernandez" w:date="2026-06-03T15:31:00Z" w16du:dateUtc="2026-06-03T19:31:00Z" w:id="7"/>
                <w:color w:val="1A1A2E"/>
                <w:sz w:val="18"/>
                <w:szCs w:val="18"/>
              </w:rPr>
            </w:pPr>
            <w:ins w:author="Juan Pablo Silva Fernandez" w:date="2026-06-03T15:31:00Z" w16du:dateUtc="2026-06-03T19:31:00Z" w:id="8">
              <w:r>
                <w:rPr>
                  <w:color w:val="1A1A2E"/>
                  <w:sz w:val="18"/>
                  <w:szCs w:val="18"/>
                </w:rPr>
                <w:t xml:space="preserve">Se agregan </w:t>
              </w:r>
              <w:r w:rsidR="00573035">
                <w:rPr>
                  <w:color w:val="1A1A2E"/>
                  <w:sz w:val="18"/>
                  <w:szCs w:val="18"/>
                </w:rPr>
                <w:t>nuevos requerimientos.</w:t>
              </w:r>
            </w:ins>
          </w:p>
        </w:tc>
      </w:tr>
    </w:tbl>
    <w:p w:rsidR="00D26A8E" w:rsidRDefault="00D26A8E" w14:paraId="14602FB1" w14:textId="77777777">
      <w:pPr>
        <w:spacing w:after="80"/>
      </w:pPr>
    </w:p>
    <w:p w:rsidR="00D26A8E" w:rsidRDefault="00154387" w14:paraId="14602FB2" w14:textId="77777777">
      <w:pPr>
        <w:pStyle w:val="Ttulo1"/>
      </w:pPr>
      <w:r>
        <w:t>Firmas</w:t>
      </w:r>
    </w:p>
    <w:tbl>
      <w:tblPr>
        <w:tblW w:w="97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40"/>
        <w:gridCol w:w="2440"/>
        <w:gridCol w:w="2440"/>
        <w:gridCol w:w="2440"/>
      </w:tblGrid>
      <w:tr w:rsidR="0076488B" w14:paraId="14602FB7" w14:textId="77777777">
        <w:tc>
          <w:tcPr>
            <w:tcW w:w="244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vAlign w:val="center"/>
          </w:tcPr>
          <w:p w:rsidR="00D26A8E" w:rsidRDefault="00154387" w14:paraId="14602FB3" w14:textId="77777777">
            <w:r>
              <w:rPr>
                <w:b/>
                <w:bCs/>
                <w:color w:val="003366"/>
                <w:sz w:val="18"/>
                <w:szCs w:val="18"/>
              </w:rPr>
              <w:t>ROL</w:t>
            </w:r>
          </w:p>
        </w:tc>
        <w:tc>
          <w:tcPr>
            <w:tcW w:w="244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vAlign w:val="center"/>
          </w:tcPr>
          <w:p w:rsidR="00D26A8E" w:rsidRDefault="00154387" w14:paraId="14602FB4" w14:textId="77777777">
            <w:r>
              <w:rPr>
                <w:b/>
                <w:bCs/>
                <w:color w:val="003366"/>
                <w:sz w:val="18"/>
                <w:szCs w:val="18"/>
              </w:rPr>
              <w:t>Nombre</w:t>
            </w:r>
          </w:p>
        </w:tc>
        <w:tc>
          <w:tcPr>
            <w:tcW w:w="244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vAlign w:val="center"/>
          </w:tcPr>
          <w:p w:rsidR="00D26A8E" w:rsidRDefault="00154387" w14:paraId="14602FB5" w14:textId="77777777">
            <w:r>
              <w:rPr>
                <w:b/>
                <w:bCs/>
                <w:color w:val="003366"/>
                <w:sz w:val="18"/>
                <w:szCs w:val="18"/>
              </w:rPr>
              <w:t>Firma</w:t>
            </w:r>
          </w:p>
        </w:tc>
        <w:tc>
          <w:tcPr>
            <w:tcW w:w="244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vAlign w:val="center"/>
          </w:tcPr>
          <w:p w:rsidR="00D26A8E" w:rsidRDefault="00154387" w14:paraId="14602FB6" w14:textId="77777777">
            <w:r>
              <w:rPr>
                <w:b/>
                <w:bCs/>
                <w:color w:val="003366"/>
                <w:sz w:val="18"/>
                <w:szCs w:val="18"/>
              </w:rPr>
              <w:t>Fecha</w:t>
            </w:r>
          </w:p>
        </w:tc>
      </w:tr>
      <w:tr w:rsidR="002279A7" w14:paraId="14602FBC" w14:textId="77777777">
        <w:tc>
          <w:tcPr>
            <w:tcW w:w="24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2FB8" w14:textId="77777777">
            <w:r>
              <w:rPr>
                <w:color w:val="1A1A2E"/>
                <w:sz w:val="18"/>
                <w:szCs w:val="18"/>
              </w:rPr>
              <w:t>Jefe de Proyecto TI</w:t>
            </w:r>
          </w:p>
        </w:tc>
        <w:tc>
          <w:tcPr>
            <w:tcW w:w="24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BB7170" w14:paraId="14602FB9" w14:textId="6F192A6E">
            <w:r>
              <w:rPr>
                <w:color w:val="1A1A2E"/>
                <w:sz w:val="18"/>
                <w:szCs w:val="18"/>
              </w:rPr>
              <w:t>Roberto Nieto</w:t>
            </w:r>
          </w:p>
        </w:tc>
        <w:tc>
          <w:tcPr>
            <w:tcW w:w="24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D26A8E" w14:paraId="14602FBA" w14:textId="77777777"/>
        </w:tc>
        <w:tc>
          <w:tcPr>
            <w:tcW w:w="24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D26A8E" w14:paraId="14602FBB" w14:textId="77777777"/>
        </w:tc>
      </w:tr>
      <w:tr w:rsidR="002279A7" w14:paraId="14602FC1" w14:textId="77777777">
        <w:tc>
          <w:tcPr>
            <w:tcW w:w="24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2FBD" w14:textId="77777777">
            <w:r>
              <w:rPr>
                <w:color w:val="1A1A2E"/>
                <w:sz w:val="18"/>
                <w:szCs w:val="18"/>
              </w:rPr>
              <w:t>Jefe área Proyectos Tecnológicos</w:t>
            </w:r>
          </w:p>
        </w:tc>
        <w:tc>
          <w:tcPr>
            <w:tcW w:w="24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2FBE" w14:textId="77777777">
            <w:r>
              <w:rPr>
                <w:color w:val="1A1A2E"/>
                <w:sz w:val="18"/>
                <w:szCs w:val="18"/>
              </w:rPr>
              <w:t>Juan Pablo Silva Fernández</w:t>
            </w:r>
          </w:p>
        </w:tc>
        <w:tc>
          <w:tcPr>
            <w:tcW w:w="24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D26A8E" w14:paraId="14602FBF" w14:textId="77777777"/>
        </w:tc>
        <w:tc>
          <w:tcPr>
            <w:tcW w:w="24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D26A8E" w14:paraId="14602FC0" w14:textId="77777777"/>
        </w:tc>
      </w:tr>
      <w:tr w:rsidR="002279A7" w14:paraId="14602FC6" w14:textId="77777777">
        <w:tc>
          <w:tcPr>
            <w:tcW w:w="24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2FC2" w14:textId="77777777">
            <w:r>
              <w:rPr>
                <w:color w:val="1A1A2E"/>
                <w:sz w:val="18"/>
                <w:szCs w:val="18"/>
              </w:rPr>
              <w:t>Director TI</w:t>
            </w:r>
          </w:p>
        </w:tc>
        <w:tc>
          <w:tcPr>
            <w:tcW w:w="24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2FC3" w14:textId="77777777">
            <w:r>
              <w:rPr>
                <w:color w:val="1A1A2E"/>
                <w:sz w:val="18"/>
                <w:szCs w:val="18"/>
              </w:rPr>
              <w:t>Cristián Santibáñez Vargas</w:t>
            </w:r>
          </w:p>
        </w:tc>
        <w:tc>
          <w:tcPr>
            <w:tcW w:w="24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D26A8E" w14:paraId="14602FC4" w14:textId="77777777"/>
        </w:tc>
        <w:tc>
          <w:tcPr>
            <w:tcW w:w="24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D26A8E" w14:paraId="14602FC5" w14:textId="77777777"/>
        </w:tc>
      </w:tr>
      <w:tr w:rsidR="002279A7" w14:paraId="14602FCB" w14:textId="77777777">
        <w:tc>
          <w:tcPr>
            <w:tcW w:w="24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2FC7" w14:textId="77777777">
            <w:r>
              <w:rPr>
                <w:color w:val="1A1A2E"/>
                <w:sz w:val="18"/>
                <w:szCs w:val="18"/>
              </w:rPr>
              <w:t>Sponsor</w:t>
            </w:r>
          </w:p>
        </w:tc>
        <w:tc>
          <w:tcPr>
            <w:tcW w:w="24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BB7170" w14:paraId="14602FC8" w14:textId="01B7A8A1">
            <w:r>
              <w:rPr>
                <w:color w:val="1A1A2E"/>
                <w:sz w:val="18"/>
                <w:szCs w:val="18"/>
              </w:rPr>
              <w:t>Andrea Belloy</w:t>
            </w:r>
          </w:p>
        </w:tc>
        <w:tc>
          <w:tcPr>
            <w:tcW w:w="24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D26A8E" w14:paraId="14602FC9" w14:textId="77777777"/>
        </w:tc>
        <w:tc>
          <w:tcPr>
            <w:tcW w:w="24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D26A8E" w14:paraId="14602FCA" w14:textId="77777777"/>
        </w:tc>
      </w:tr>
      <w:tr w:rsidR="002279A7" w14:paraId="14602FD0" w14:textId="77777777">
        <w:tc>
          <w:tcPr>
            <w:tcW w:w="24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2FCC" w14:textId="77777777">
            <w:r>
              <w:rPr>
                <w:color w:val="1A1A2E"/>
                <w:sz w:val="18"/>
                <w:szCs w:val="18"/>
              </w:rPr>
              <w:t>Líder Funcional</w:t>
            </w:r>
          </w:p>
        </w:tc>
        <w:tc>
          <w:tcPr>
            <w:tcW w:w="24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BB7170" w14:paraId="14602FCD" w14:textId="32EB0BFE">
            <w:r>
              <w:rPr>
                <w:color w:val="1A1A2E"/>
                <w:sz w:val="18"/>
                <w:szCs w:val="18"/>
              </w:rPr>
              <w:t>Alejandro Villalba</w:t>
            </w:r>
          </w:p>
        </w:tc>
        <w:tc>
          <w:tcPr>
            <w:tcW w:w="24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D26A8E" w14:paraId="14602FCE" w14:textId="77777777"/>
        </w:tc>
        <w:tc>
          <w:tcPr>
            <w:tcW w:w="24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D26A8E" w14:paraId="14602FCF" w14:textId="77777777"/>
        </w:tc>
      </w:tr>
    </w:tbl>
    <w:p w:rsidR="00D26A8E" w:rsidRDefault="00154387" w14:paraId="14602FD1" w14:textId="77777777">
      <w:r>
        <w:br w:type="page"/>
      </w:r>
    </w:p>
    <w:p w:rsidR="00D26A8E" w:rsidRDefault="00154387" w14:paraId="14602FD2" w14:textId="77777777">
      <w:pPr>
        <w:pStyle w:val="Ttulo1"/>
      </w:pPr>
      <w:r>
        <w:t>1. Resumen del Requerimiento</w:t>
      </w:r>
    </w:p>
    <w:p w:rsidR="00D26A8E" w:rsidP="00C743CA" w:rsidRDefault="00154387" w14:paraId="14602FD3" w14:textId="2112C79D">
      <w:pPr>
        <w:spacing w:after="120"/>
        <w:jc w:val="both"/>
      </w:pPr>
      <w:r>
        <w:rPr>
          <w:shd w:val="clear" w:color="auto" w:fill="FFF2CC"/>
        </w:rPr>
        <w:t xml:space="preserve">Se requiere desarrollar un sistema de rematricula 100% en línea que permita a los alumnos vigentes de UNIACC realizar su proceso de rematricula de forma completamente digital, eliminando la necesidad de presencia física. El sistema debe integrar validaciones académicas, cálculo automático de beneficios (becas, convenios y descuentos), medios de pago electrónicos existentes, y generación </w:t>
      </w:r>
      <w:del w:author="Juan Pablo Silva Fernandez" w:date="2026-06-03T15:31:00Z" w16du:dateUtc="2026-06-03T19:31:00Z" w:id="9">
        <w:r w:rsidDel="00573035">
          <w:rPr>
            <w:shd w:val="clear" w:color="auto" w:fill="FFF2CC"/>
          </w:rPr>
          <w:delText>de el</w:delText>
        </w:r>
      </w:del>
      <w:ins w:author="Juan Pablo Silva Fernandez" w:date="2026-06-03T15:31:00Z" w16du:dateUtc="2026-06-03T19:31:00Z" w:id="10">
        <w:r w:rsidR="00573035">
          <w:rPr>
            <w:shd w:val="clear" w:color="auto" w:fill="FFF2CC"/>
          </w:rPr>
          <w:t>del</w:t>
        </w:r>
      </w:ins>
      <w:r>
        <w:rPr>
          <w:shd w:val="clear" w:color="auto" w:fill="FFF2CC"/>
        </w:rPr>
        <w:t xml:space="preserve"> instrumento financiero unificado (contrato, mandato y pagaré consolidados), firmándolo de manera digital, garantizando trazabilidad y cumplimiento de las reglas de negocio institucionales.</w:t>
      </w:r>
    </w:p>
    <w:p w:rsidR="00D26A8E" w:rsidRDefault="00D26A8E" w14:paraId="14602FD4" w14:textId="77777777">
      <w:pPr>
        <w:spacing w:after="80"/>
      </w:pPr>
    </w:p>
    <w:p w:rsidR="00D26A8E" w:rsidRDefault="00154387" w14:paraId="14602FD5" w14:textId="77777777">
      <w:pPr>
        <w:pStyle w:val="Ttulo1"/>
      </w:pPr>
      <w:r>
        <w:t>2. Situación Actual (AS IS)</w:t>
      </w:r>
    </w:p>
    <w:p w:rsidR="00D26A8E" w:rsidP="007C3B3A" w:rsidRDefault="00154387" w14:paraId="14602FD6" w14:textId="7C03548C">
      <w:pPr>
        <w:spacing w:after="120"/>
        <w:jc w:val="both"/>
      </w:pPr>
      <w:r>
        <w:t>El proceso de rematricula actual presenta las siguientes características:</w:t>
      </w:r>
    </w:p>
    <w:p w:rsidR="00D26A8E" w:rsidP="007C3B3A" w:rsidRDefault="00154387" w14:paraId="14602FD7" w14:textId="77777777">
      <w:pPr>
        <w:numPr>
          <w:ilvl w:val="0"/>
          <w:numId w:val="2"/>
        </w:numPr>
        <w:spacing w:after="80"/>
        <w:jc w:val="both"/>
      </w:pPr>
      <w:r>
        <w:t>El proceso requiere presencia física o gestión por canales presenciales/telefónicos.</w:t>
      </w:r>
    </w:p>
    <w:p w:rsidR="00D26A8E" w:rsidP="007C3B3A" w:rsidRDefault="00154387" w14:paraId="14602FD8" w14:textId="77777777">
      <w:pPr>
        <w:numPr>
          <w:ilvl w:val="0"/>
          <w:numId w:val="2"/>
        </w:numPr>
        <w:spacing w:after="80"/>
        <w:jc w:val="both"/>
      </w:pPr>
      <w:r>
        <w:t>La validación de beneficios y becas se realiza de forma manual por el equipo administrativo.</w:t>
      </w:r>
    </w:p>
    <w:p w:rsidR="00D26A8E" w:rsidP="007C3B3A" w:rsidRDefault="00154387" w14:paraId="14602FD9" w14:textId="77777777">
      <w:pPr>
        <w:numPr>
          <w:ilvl w:val="0"/>
          <w:numId w:val="2"/>
        </w:numPr>
        <w:spacing w:after="80"/>
        <w:jc w:val="both"/>
      </w:pPr>
      <w:r>
        <w:t>No existe integración automática entre el módulo académico y el módulo financiero.</w:t>
      </w:r>
    </w:p>
    <w:p w:rsidR="00D26A8E" w:rsidP="007C3B3A" w:rsidRDefault="00154387" w14:paraId="14602FDA" w14:textId="77777777">
      <w:pPr>
        <w:numPr>
          <w:ilvl w:val="0"/>
          <w:numId w:val="2"/>
        </w:numPr>
        <w:spacing w:after="80"/>
        <w:jc w:val="both"/>
      </w:pPr>
      <w:r>
        <w:t>El cálculo de la matriz de beneficios (aranceles, becas externas, becas internas, descuentos) se realiza en forma manual con alto riesgo de error.</w:t>
      </w:r>
    </w:p>
    <w:p w:rsidR="00D26A8E" w:rsidP="007C3B3A" w:rsidRDefault="00154387" w14:paraId="14602FDB" w14:textId="77777777">
      <w:pPr>
        <w:numPr>
          <w:ilvl w:val="0"/>
          <w:numId w:val="2"/>
        </w:numPr>
        <w:spacing w:after="80"/>
        <w:jc w:val="both"/>
      </w:pPr>
      <w:r>
        <w:t>Los alumnos con CAE o becas ministeriales deben esperar la confirmación de renovación antes de matricularse, sin un mecanismo formal de reserva.</w:t>
      </w:r>
    </w:p>
    <w:p w:rsidR="00D26A8E" w:rsidP="007C3B3A" w:rsidRDefault="00154387" w14:paraId="14602FDC" w14:textId="77777777">
      <w:pPr>
        <w:numPr>
          <w:ilvl w:val="0"/>
          <w:numId w:val="2"/>
        </w:numPr>
        <w:spacing w:after="80"/>
        <w:jc w:val="both"/>
      </w:pPr>
      <w:r>
        <w:t>No existe un mecanismo automático de validación de morosidad al inicio del proceso.</w:t>
      </w:r>
    </w:p>
    <w:p w:rsidR="00D26A8E" w:rsidRDefault="00D26A8E" w14:paraId="14602FDD" w14:textId="77777777">
      <w:pPr>
        <w:spacing w:after="80"/>
      </w:pPr>
    </w:p>
    <w:p w:rsidR="00D26A8E" w:rsidRDefault="00154387" w14:paraId="14602FDE" w14:textId="77777777">
      <w:pPr>
        <w:pStyle w:val="Ttulo1"/>
      </w:pPr>
      <w:r>
        <w:t>3. Situación Futura (TO BE)</w:t>
      </w:r>
    </w:p>
    <w:p w:rsidR="00D26A8E" w:rsidP="007C3B3A" w:rsidRDefault="00154387" w14:paraId="14602FDF" w14:textId="77777777">
      <w:pPr>
        <w:pStyle w:val="Ttulo2"/>
        <w:jc w:val="both"/>
      </w:pPr>
      <w:r>
        <w:t>3.1 Descripción General</w:t>
      </w:r>
    </w:p>
    <w:p w:rsidR="00D26A8E" w:rsidP="007C3B3A" w:rsidRDefault="00154387" w14:paraId="14602FE0" w14:textId="516845FC">
      <w:pPr>
        <w:spacing w:after="120"/>
        <w:jc w:val="both"/>
      </w:pPr>
      <w:r>
        <w:t xml:space="preserve">El sistema de rematricula online permitirá al alumno completar todo el proceso de </w:t>
      </w:r>
      <w:proofErr w:type="spellStart"/>
      <w:r>
        <w:t>rematrícula</w:t>
      </w:r>
      <w:proofErr w:type="spellEnd"/>
      <w:r>
        <w:t xml:space="preserve"> desde cualquier dispositivo con acceso a internet, en cualquier momento, con validaciones automáticas y pago inmediato.</w:t>
      </w:r>
    </w:p>
    <w:p w:rsidR="00D26A8E" w:rsidRDefault="00154387" w14:paraId="14602FE1" w14:textId="77777777">
      <w:pPr>
        <w:pStyle w:val="Ttulo2"/>
      </w:pPr>
      <w:r>
        <w:t>3.2 Arquitectura Conceptual</w:t>
      </w:r>
    </w:p>
    <w:p w:rsidR="00D26A8E" w:rsidP="007C3B3A" w:rsidRDefault="00154387" w14:paraId="14602FE2" w14:textId="544D8FE0">
      <w:pPr>
        <w:numPr>
          <w:ilvl w:val="0"/>
          <w:numId w:val="2"/>
        </w:numPr>
        <w:spacing w:after="80"/>
        <w:jc w:val="both"/>
      </w:pPr>
      <w:r>
        <w:t>Portal Web de Rematricula Online → Interfaz 100% digital para el alumno</w:t>
      </w:r>
    </w:p>
    <w:p w:rsidR="00D26A8E" w:rsidP="007C3B3A" w:rsidRDefault="00154387" w14:paraId="14602FE3" w14:textId="77777777">
      <w:pPr>
        <w:numPr>
          <w:ilvl w:val="0"/>
          <w:numId w:val="2"/>
        </w:numPr>
        <w:spacing w:after="80"/>
        <w:jc w:val="both"/>
      </w:pPr>
      <w:r>
        <w:t>Módulo Académico → Fuente de datos de carrera, ramos aprobados/reprobados y promedios</w:t>
      </w:r>
    </w:p>
    <w:p w:rsidR="00D26A8E" w:rsidP="007C3B3A" w:rsidRDefault="00154387" w14:paraId="14602FE4" w14:textId="77777777">
      <w:pPr>
        <w:numPr>
          <w:ilvl w:val="0"/>
          <w:numId w:val="2"/>
        </w:numPr>
        <w:spacing w:after="80"/>
        <w:jc w:val="both"/>
      </w:pPr>
      <w:r>
        <w:t>Motor de Beneficios → Cálculo automático de la matriz de becas y descuentos</w:t>
      </w:r>
    </w:p>
    <w:p w:rsidR="00D26A8E" w:rsidP="007C3B3A" w:rsidRDefault="00154387" w14:paraId="14602FE5" w14:textId="77777777">
      <w:pPr>
        <w:numPr>
          <w:ilvl w:val="0"/>
          <w:numId w:val="2"/>
        </w:numPr>
        <w:spacing w:after="80"/>
        <w:jc w:val="both"/>
      </w:pPr>
      <w:r>
        <w:t>Módulo Financiero → Validación de morosidad y generación de cuotas/contratos</w:t>
      </w:r>
    </w:p>
    <w:p w:rsidR="00D26A8E" w:rsidP="007C3B3A" w:rsidRDefault="00154387" w14:paraId="14602FE6" w14:textId="77777777">
      <w:pPr>
        <w:numPr>
          <w:ilvl w:val="0"/>
          <w:numId w:val="2"/>
        </w:numPr>
        <w:spacing w:after="80"/>
        <w:jc w:val="both"/>
      </w:pPr>
      <w:r>
        <w:t>Pasarelas de Pago (</w:t>
      </w:r>
      <w:proofErr w:type="spellStart"/>
      <w:r>
        <w:t>WebPay</w:t>
      </w:r>
      <w:proofErr w:type="spellEnd"/>
      <w:r>
        <w:t xml:space="preserve"> / Pagaré Electrónico / PAT-PAC TOKU) → Medios de pago existentes</w:t>
      </w:r>
    </w:p>
    <w:p w:rsidR="00D26A8E" w:rsidP="007C3B3A" w:rsidRDefault="00154387" w14:paraId="14602FE7" w14:textId="097A7AC2">
      <w:pPr>
        <w:numPr>
          <w:ilvl w:val="0"/>
          <w:numId w:val="2"/>
        </w:numPr>
        <w:spacing w:after="80"/>
        <w:jc w:val="both"/>
      </w:pPr>
      <w:r>
        <w:t xml:space="preserve">U+ </w:t>
      </w:r>
      <w:proofErr w:type="spellStart"/>
      <w:r>
        <w:t>Identity</w:t>
      </w:r>
      <w:proofErr w:type="spellEnd"/>
      <w:r>
        <w:t xml:space="preserve"> (LDAP) → Autenticación de alumnos vía credenciales institucionales</w:t>
      </w:r>
    </w:p>
    <w:p w:rsidR="00BB7170" w:rsidRDefault="00BB7170" w14:paraId="14602FE8" w14:textId="1B506F63">
      <w:r>
        <w:br w:type="page"/>
      </w:r>
    </w:p>
    <w:p w:rsidR="00D26A8E" w:rsidRDefault="00D26A8E" w14:paraId="77CDDD30" w14:textId="77777777">
      <w:pPr>
        <w:spacing w:after="80"/>
      </w:pPr>
    </w:p>
    <w:p w:rsidR="00D26A8E" w:rsidRDefault="00154387" w14:paraId="14602FE9" w14:textId="77777777">
      <w:pPr>
        <w:pStyle w:val="Ttulo1"/>
      </w:pPr>
      <w:r>
        <w:t>4. Alcance del Proyecto</w:t>
      </w:r>
    </w:p>
    <w:p w:rsidR="00D26A8E" w:rsidRDefault="00154387" w14:paraId="14602FEA" w14:textId="77777777">
      <w:pPr>
        <w:pStyle w:val="Ttulo2"/>
      </w:pPr>
      <w:r>
        <w:t>4.1 Funciones Incluidas</w:t>
      </w:r>
    </w:p>
    <w:p w:rsidR="00D26A8E" w:rsidP="007C3B3A" w:rsidRDefault="00154387" w14:paraId="14602FEB" w14:textId="1FF06296">
      <w:pPr>
        <w:numPr>
          <w:ilvl w:val="0"/>
          <w:numId w:val="2"/>
        </w:numPr>
        <w:spacing w:after="80"/>
        <w:jc w:val="both"/>
      </w:pPr>
      <w:r>
        <w:t>Proceso de rematricula 100% online para alumnos vigentes</w:t>
      </w:r>
    </w:p>
    <w:p w:rsidR="00D26A8E" w:rsidP="007C3B3A" w:rsidRDefault="00154387" w14:paraId="14602FEC" w14:textId="77777777">
      <w:pPr>
        <w:numPr>
          <w:ilvl w:val="0"/>
          <w:numId w:val="2"/>
        </w:numPr>
        <w:spacing w:after="80"/>
        <w:jc w:val="both"/>
      </w:pPr>
      <w:r>
        <w:t>Autenticación mediante credenciales institucionales U+</w:t>
      </w:r>
    </w:p>
    <w:p w:rsidR="00581A3D" w:rsidP="00581A3D" w:rsidRDefault="00154387" w14:paraId="46C571C8" w14:textId="7BAD4983">
      <w:pPr>
        <w:numPr>
          <w:ilvl w:val="0"/>
          <w:numId w:val="2"/>
        </w:numPr>
        <w:spacing w:after="80"/>
        <w:jc w:val="both"/>
      </w:pPr>
      <w:r>
        <w:t xml:space="preserve">Visualización y edición de datos personales del alumno con validación OTP (email y teléfono). Los datos como Rut, Nombre y Fecha de Nacimiento solo se deben visualizar </w:t>
      </w:r>
    </w:p>
    <w:p w:rsidRPr="00581A3D" w:rsidR="00581A3D" w:rsidDel="00EE3FE2" w:rsidP="00581A3D" w:rsidRDefault="00581A3D" w14:paraId="59836DFF" w14:textId="7C63AD12">
      <w:pPr>
        <w:numPr>
          <w:ilvl w:val="0"/>
          <w:numId w:val="2"/>
        </w:numPr>
        <w:spacing w:after="80"/>
        <w:jc w:val="both"/>
        <w:rPr>
          <w:del w:author="Juan Pablo Silva Fernandez" w:date="2026-06-03T15:32:00Z" w16du:dateUtc="2026-06-03T19:32:00Z" w:id="11"/>
        </w:rPr>
      </w:pPr>
      <w:del w:author="Juan Pablo Silva Fernandez" w:date="2026-06-03T15:32:00Z" w16du:dateUtc="2026-06-03T19:32:00Z" w:id="12">
        <w:r w:rsidDel="00EE3FE2">
          <w:delText xml:space="preserve">Visualización y edición de documentación como el CI. Edición en el caso que esté vencido. </w:delText>
        </w:r>
      </w:del>
    </w:p>
    <w:p w:rsidR="00D26A8E" w:rsidP="007C3B3A" w:rsidRDefault="00154387" w14:paraId="14602FEE" w14:textId="77777777">
      <w:pPr>
        <w:numPr>
          <w:ilvl w:val="0"/>
          <w:numId w:val="2"/>
        </w:numPr>
        <w:spacing w:after="80"/>
        <w:jc w:val="both"/>
      </w:pPr>
      <w:r>
        <w:t>Selección de carrera y visualización de antecedentes académicos</w:t>
      </w:r>
    </w:p>
    <w:p w:rsidR="00D26A8E" w:rsidP="007C3B3A" w:rsidRDefault="00154387" w14:paraId="14602FEF" w14:textId="77777777">
      <w:pPr>
        <w:numPr>
          <w:ilvl w:val="0"/>
          <w:numId w:val="2"/>
        </w:numPr>
        <w:spacing w:after="80"/>
        <w:jc w:val="both"/>
      </w:pPr>
      <w:r>
        <w:t>Validación automática de promedio semestral y anual para renovación de becas</w:t>
      </w:r>
    </w:p>
    <w:p w:rsidR="00D26A8E" w:rsidP="007C3B3A" w:rsidRDefault="00154387" w14:paraId="14602FF0" w14:textId="77777777">
      <w:pPr>
        <w:numPr>
          <w:ilvl w:val="0"/>
          <w:numId w:val="2"/>
        </w:numPr>
        <w:spacing w:after="80"/>
        <w:jc w:val="both"/>
      </w:pPr>
      <w:r>
        <w:t>Cálculo automático de la matriz de beneficios (arancel base, becas externas, becas internas, descuentos financieros)</w:t>
      </w:r>
    </w:p>
    <w:p w:rsidR="00D26A8E" w:rsidP="007C3B3A" w:rsidRDefault="00154387" w14:paraId="14602FF1" w14:textId="2239823A">
      <w:pPr>
        <w:numPr>
          <w:ilvl w:val="0"/>
          <w:numId w:val="2"/>
        </w:numPr>
        <w:spacing w:after="80"/>
        <w:jc w:val="both"/>
      </w:pPr>
      <w:r>
        <w:t>Aplicación automática de descuentos por anticipación según campañas parametrizables.</w:t>
      </w:r>
    </w:p>
    <w:p w:rsidR="00D26A8E" w:rsidP="007C3B3A" w:rsidRDefault="00154387" w14:paraId="14602FF2" w14:textId="77777777">
      <w:pPr>
        <w:numPr>
          <w:ilvl w:val="0"/>
          <w:numId w:val="2"/>
        </w:numPr>
        <w:spacing w:after="80"/>
        <w:jc w:val="both"/>
      </w:pPr>
      <w:r>
        <w:t>Validación automática de morosidad con regla fija de negocio (anticipada y regular)</w:t>
      </w:r>
    </w:p>
    <w:p w:rsidR="00D26A8E" w:rsidP="007C3B3A" w:rsidRDefault="00154387" w14:paraId="14602FF3" w14:textId="77777777">
      <w:pPr>
        <w:numPr>
          <w:ilvl w:val="0"/>
          <w:numId w:val="2"/>
        </w:numPr>
        <w:spacing w:after="80"/>
        <w:jc w:val="both"/>
      </w:pPr>
      <w:r>
        <w:t>Gestión de caso especial para alumnos con CAE y/o becas ministeriales (reserva de postulación)</w:t>
      </w:r>
    </w:p>
    <w:p w:rsidR="00D26A8E" w:rsidP="007C3B3A" w:rsidRDefault="00154387" w14:paraId="14602FF4" w14:textId="42B7A7DB">
      <w:pPr>
        <w:numPr>
          <w:ilvl w:val="0"/>
          <w:numId w:val="2"/>
        </w:numPr>
        <w:spacing w:after="80"/>
        <w:jc w:val="both"/>
      </w:pPr>
      <w:r>
        <w:rPr>
          <w:shd w:val="clear" w:color="auto" w:fill="FFF2CC"/>
        </w:rPr>
        <w:t xml:space="preserve">Cálculo y aplicación de descuentos según forma de pago seleccionada. Orden de aplicación: primero becas (ministeriales e internas) sobre arancel real, </w:t>
      </w:r>
      <w:ins w:author="Juan Pablo Silva Fernandez" w:date="2026-06-03T15:33:00Z" w16du:dateUtc="2026-06-03T19:33:00Z" w:id="13">
        <w:r w:rsidR="00976626">
          <w:rPr>
            <w:shd w:val="clear" w:color="auto" w:fill="FFF2CC"/>
          </w:rPr>
          <w:t xml:space="preserve">luego becas internas de la universidad, </w:t>
        </w:r>
      </w:ins>
      <w:r>
        <w:rPr>
          <w:shd w:val="clear" w:color="auto" w:fill="FFF2CC"/>
        </w:rPr>
        <w:t>luego CAE como forma de pago sobre el saldo (el CAE no es beneficio directo de la universidad)</w:t>
      </w:r>
    </w:p>
    <w:p w:rsidR="00D26A8E" w:rsidP="007C3B3A" w:rsidRDefault="00154387" w14:paraId="14602FF5" w14:textId="08B03034">
      <w:pPr>
        <w:numPr>
          <w:ilvl w:val="0"/>
          <w:numId w:val="2"/>
        </w:numPr>
        <w:spacing w:after="80"/>
        <w:jc w:val="both"/>
      </w:pPr>
      <w:r>
        <w:t>Habilitación dinámica de medios de pago según plan seleccionado (</w:t>
      </w:r>
      <w:del w:author="Juan Pablo Silva Fernandez" w:date="2026-06-03T15:33:00Z" w16du:dateUtc="2026-06-03T19:33:00Z" w:id="14">
        <w:r w:rsidDel="0094610A">
          <w:delText>contado</w:delText>
        </w:r>
      </w:del>
      <w:ins w:author="Juan Pablo Silva Fernandez" w:date="2026-06-03T15:33:00Z" w16du:dateUtc="2026-06-03T19:33:00Z" w:id="15">
        <w:r w:rsidR="0094610A">
          <w:t>Débito</w:t>
        </w:r>
      </w:ins>
      <w:r>
        <w:t xml:space="preserve">, </w:t>
      </w:r>
      <w:del w:author="Juan Pablo Silva Fernandez" w:date="2026-06-03T15:33:00Z" w16du:dateUtc="2026-06-03T19:33:00Z" w:id="16">
        <w:r w:rsidDel="0094610A">
          <w:delText>cuotas</w:delText>
        </w:r>
      </w:del>
      <w:ins w:author="Juan Pablo Silva Fernandez" w:date="2026-06-03T15:33:00Z" w16du:dateUtc="2026-06-03T19:33:00Z" w:id="17">
        <w:r w:rsidR="0094610A">
          <w:t>Crédito</w:t>
        </w:r>
      </w:ins>
      <w:r>
        <w:t xml:space="preserve">, </w:t>
      </w:r>
      <w:del w:author="Juan Pablo Silva Fernandez" w:date="2026-06-03T15:33:00Z" w16du:dateUtc="2026-06-03T19:33:00Z" w:id="18">
        <w:r w:rsidDel="0094610A">
          <w:delText>PAT/PAC</w:delText>
        </w:r>
      </w:del>
      <w:proofErr w:type="spellStart"/>
      <w:ins w:author="Juan Pablo Silva Fernandez" w:date="2026-06-03T15:33:00Z" w16du:dateUtc="2026-06-03T19:33:00Z" w:id="19">
        <w:r w:rsidR="0094610A">
          <w:t>Toku</w:t>
        </w:r>
      </w:ins>
      <w:proofErr w:type="spellEnd"/>
      <w:r>
        <w:t>)</w:t>
      </w:r>
    </w:p>
    <w:p w:rsidR="00D26A8E" w:rsidP="007C3B3A" w:rsidRDefault="00154387" w14:paraId="14602FF6" w14:textId="51013E69">
      <w:pPr>
        <w:numPr>
          <w:ilvl w:val="0"/>
          <w:numId w:val="2"/>
        </w:numPr>
        <w:spacing w:after="80"/>
        <w:jc w:val="both"/>
      </w:pPr>
      <w:r>
        <w:rPr>
          <w:shd w:val="clear" w:color="auto" w:fill="FFF2CC"/>
        </w:rPr>
        <w:t xml:space="preserve">Generación de instrumento financiero unificado según corresponda. El pagaré interno contempla </w:t>
      </w:r>
      <w:del w:author="Juan Pablo Silva Fernandez" w:date="2026-06-03T15:34:00Z" w16du:dateUtc="2026-06-03T19:34:00Z" w:id="20">
        <w:r w:rsidDel="006A174E">
          <w:rPr>
            <w:shd w:val="clear" w:color="auto" w:fill="FFF2CC"/>
          </w:rPr>
          <w:delText>un máximo</w:delText>
        </w:r>
      </w:del>
      <w:ins w:author="Juan Pablo Silva Fernandez" w:date="2026-06-03T15:34:00Z" w16du:dateUtc="2026-06-03T19:34:00Z" w:id="21">
        <w:r w:rsidR="006A174E">
          <w:rPr>
            <w:shd w:val="clear" w:color="auto" w:fill="FFF2CC"/>
          </w:rPr>
          <w:t>solo la opción</w:t>
        </w:r>
      </w:ins>
      <w:r>
        <w:rPr>
          <w:shd w:val="clear" w:color="auto" w:fill="FFF2CC"/>
        </w:rPr>
        <w:t xml:space="preserve"> de 10 cuotas mensuales (marzo a diciembre). Cantidades distintas requieren gestión por back office y evaluación caso a caso.</w:t>
      </w:r>
    </w:p>
    <w:p w:rsidR="00EE5AEA" w:rsidP="007C3B3A" w:rsidRDefault="00EE5AEA" w14:paraId="35A86EB9" w14:textId="1832A430">
      <w:pPr>
        <w:numPr>
          <w:ilvl w:val="0"/>
          <w:numId w:val="2"/>
        </w:numPr>
        <w:spacing w:after="80"/>
        <w:jc w:val="both"/>
      </w:pPr>
      <w:r>
        <w:t>Firma digital confirmando y formalizando la validación de contrato/mandato/pagaré</w:t>
      </w:r>
    </w:p>
    <w:p w:rsidR="00D26A8E" w:rsidP="007C3B3A" w:rsidRDefault="00154387" w14:paraId="14602FF7" w14:textId="77777777">
      <w:pPr>
        <w:numPr>
          <w:ilvl w:val="0"/>
          <w:numId w:val="2"/>
        </w:numPr>
        <w:spacing w:after="80"/>
        <w:jc w:val="both"/>
      </w:pPr>
      <w:r>
        <w:t>Confirmación y registro definitivo de la matrícula</w:t>
      </w:r>
    </w:p>
    <w:p w:rsidR="00D26A8E" w:rsidP="007C3B3A" w:rsidRDefault="00154387" w14:paraId="5AA3C395" w14:textId="77777777">
      <w:pPr>
        <w:numPr>
          <w:ilvl w:val="0"/>
          <w:numId w:val="2"/>
        </w:numPr>
        <w:spacing w:after="80"/>
        <w:jc w:val="both"/>
      </w:pPr>
      <w:r>
        <w:t>Declaración voluntaria de condición de discapacidad por parte del alumno durante la actualización de datos personales.</w:t>
      </w:r>
    </w:p>
    <w:p w:rsidR="006F71AD" w:rsidP="006F71AD" w:rsidRDefault="00154387" w14:paraId="2870A070" w14:textId="17E78529">
      <w:pPr>
        <w:numPr>
          <w:ilvl w:val="0"/>
          <w:numId w:val="2"/>
        </w:numPr>
        <w:spacing w:after="80"/>
        <w:jc w:val="both"/>
      </w:pPr>
      <w:r>
        <w:t xml:space="preserve">Aceptación explícita de Términos y Condiciones previo </w:t>
      </w:r>
      <w:del w:author="Juan Pablo Silva Fernandez" w:date="2026-06-03T15:35:00Z" w16du:dateUtc="2026-06-03T19:35:00Z" w:id="22">
        <w:r w:rsidDel="00467244">
          <w:delText>a la firma digital de documentos</w:delText>
        </w:r>
      </w:del>
      <w:ins w:author="Juan Pablo Silva Fernandez" w:date="2026-06-03T15:35:00Z" w16du:dateUtc="2026-06-03T19:35:00Z" w:id="23">
        <w:r w:rsidR="00467244">
          <w:t>al inicio de proceso de rematricula</w:t>
        </w:r>
      </w:ins>
      <w:r>
        <w:t>.</w:t>
      </w:r>
    </w:p>
    <w:p w:rsidR="006F71AD" w:rsidP="006F71AD" w:rsidRDefault="00000000" w14:paraId="37B6DB69" w14:textId="77777777">
      <w:pPr>
        <w:numPr>
          <w:ilvl w:val="0"/>
          <w:numId w:val="2"/>
        </w:numPr>
        <w:spacing w:after="80"/>
        <w:jc w:val="both"/>
      </w:pPr>
      <w:r w:rsidRPr="006F71AD">
        <w:rPr>
          <w:shd w:val="clear" w:color="auto" w:fill="C6EFCE"/>
        </w:rPr>
        <w:t>Alcance MVP: La primera versión del sistema automatizado incluirá exclusivamente estudiantes de pregrado con beneficios vigentes y sin movimientos de carrera. Cambios de carrera y reincorporaciones quedan excluidos del MVP y se gestionan presencialmente o por back office.</w:t>
      </w:r>
    </w:p>
    <w:p w:rsidR="00CD157A" w:rsidP="006F71AD" w:rsidRDefault="00000000" w14:paraId="354DE077" w14:textId="6C45400B">
      <w:pPr>
        <w:numPr>
          <w:ilvl w:val="0"/>
          <w:numId w:val="2"/>
        </w:numPr>
        <w:spacing w:after="80"/>
        <w:jc w:val="both"/>
      </w:pPr>
      <w:r w:rsidRPr="006F71AD">
        <w:rPr>
          <w:shd w:val="clear" w:color="auto" w:fill="C6EFCE"/>
        </w:rPr>
        <w:t>Días de pago parametrizables: Los días de vencimiento de cuotas (ej. 5, 10, 15 de cada mes) serán configurables según definición del área de Finanzas.</w:t>
      </w:r>
    </w:p>
    <w:p w:rsidR="00D26A8E" w:rsidRDefault="00154387" w14:paraId="14602FF8" w14:textId="77777777">
      <w:pPr>
        <w:pStyle w:val="Ttulo2"/>
      </w:pPr>
      <w:r>
        <w:t>4.2 Funciones No Incluidas</w:t>
      </w:r>
    </w:p>
    <w:p w:rsidR="00D26A8E" w:rsidP="007C3B3A" w:rsidRDefault="00154387" w14:paraId="14602FF9" w14:textId="77777777">
      <w:pPr>
        <w:numPr>
          <w:ilvl w:val="0"/>
          <w:numId w:val="2"/>
        </w:numPr>
        <w:spacing w:after="80"/>
        <w:jc w:val="both"/>
      </w:pPr>
      <w:r>
        <w:t>Desarrollo de nuevos módulos de pago (solo uso de medios existentes)</w:t>
      </w:r>
    </w:p>
    <w:p w:rsidR="00D26A8E" w:rsidP="007C3B3A" w:rsidRDefault="00154387" w14:paraId="14602FFA" w14:textId="77777777">
      <w:pPr>
        <w:numPr>
          <w:ilvl w:val="0"/>
          <w:numId w:val="2"/>
        </w:numPr>
        <w:spacing w:after="80"/>
        <w:jc w:val="both"/>
      </w:pPr>
      <w:r>
        <w:t>Proceso de matrícula para alumnos nuevos (primer ingreso)</w:t>
      </w:r>
    </w:p>
    <w:p w:rsidR="00D26A8E" w:rsidP="007C3B3A" w:rsidRDefault="00154387" w14:paraId="14602FFB" w14:textId="77777777">
      <w:pPr>
        <w:numPr>
          <w:ilvl w:val="0"/>
          <w:numId w:val="2"/>
        </w:numPr>
        <w:spacing w:after="80"/>
        <w:jc w:val="both"/>
      </w:pPr>
      <w:r>
        <w:t>Integración directa con MINEDUC o sistemas externos de becas</w:t>
      </w:r>
    </w:p>
    <w:p w:rsidR="00D26A8E" w:rsidP="007C3B3A" w:rsidRDefault="00154387" w14:paraId="14602FFC" w14:textId="77777777">
      <w:pPr>
        <w:numPr>
          <w:ilvl w:val="0"/>
          <w:numId w:val="2"/>
        </w:numPr>
        <w:spacing w:after="80"/>
        <w:jc w:val="both"/>
      </w:pPr>
      <w:r>
        <w:t>Gestión curricular o modificación de planes de estudio</w:t>
      </w:r>
    </w:p>
    <w:p w:rsidR="008502CD" w:rsidP="008502CD" w:rsidRDefault="00154387" w14:paraId="20568C04" w14:textId="10E4DDB4">
      <w:pPr>
        <w:numPr>
          <w:ilvl w:val="0"/>
          <w:numId w:val="2"/>
        </w:numPr>
        <w:spacing w:after="80"/>
        <w:jc w:val="both"/>
        <w:rPr>
          <w:ins w:author="Juan Pablo Silva Fernandez" w:date="2026-06-03T15:35:00Z" w16du:dateUtc="2026-06-03T19:35:00Z" w:id="24"/>
        </w:rPr>
      </w:pPr>
      <w:r>
        <w:t>Módulo de cobranza o gestión de deuda</w:t>
      </w:r>
    </w:p>
    <w:p w:rsidR="00C57896" w:rsidP="008502CD" w:rsidRDefault="00C57896" w14:paraId="045A6FE3" w14:textId="118165B3">
      <w:pPr>
        <w:numPr>
          <w:ilvl w:val="0"/>
          <w:numId w:val="2"/>
        </w:numPr>
        <w:spacing w:after="80"/>
        <w:jc w:val="both"/>
      </w:pPr>
      <w:ins w:author="Juan Pablo Silva Fernandez" w:date="2026-06-03T15:35:00Z" w16du:dateUtc="2026-06-03T19:35:00Z" w:id="25">
        <w:r>
          <w:t>Módulo de plan de pagos (deprecado)</w:t>
        </w:r>
      </w:ins>
    </w:p>
    <w:p w:rsidRPr="006F71AD" w:rsidR="006F71AD" w:rsidP="006F71AD" w:rsidRDefault="00C86BBE" w14:paraId="1DB92BC5" w14:textId="77777777">
      <w:pPr>
        <w:pStyle w:val="font-claude-response-body"/>
        <w:numPr>
          <w:ilvl w:val="0"/>
          <w:numId w:val="2"/>
        </w:numPr>
        <w:rPr>
          <w:rFonts w:ascii="Arial" w:hAnsi="Arial" w:cs="Arial"/>
          <w:sz w:val="22"/>
          <w:szCs w:val="22"/>
        </w:rPr>
      </w:pPr>
      <w:r>
        <w:rPr>
          <w:b/>
          <w:shd w:val="clear" w:color="auto" w:fill="BDD7EE"/>
        </w:rPr>
        <w:t xml:space="preserve">Pago en efectivo o cheque en línea: </w:t>
      </w:r>
      <w:r>
        <w:rPr>
          <w:shd w:val="clear" w:color="auto" w:fill="BDD7EE"/>
        </w:rPr>
        <w:t>No contemplado en el aplicativo online. El pago con cheque solo estará disponible de forma presencial o mediante back office, con mensaje de advertencia en el sistema. Se realizará campaña informativa desde septiembre 2026.</w:t>
      </w:r>
    </w:p>
    <w:p w:rsidRPr="006F71AD" w:rsidR="006F71AD" w:rsidP="006F71AD" w:rsidRDefault="00000000" w14:paraId="0A776A4A" w14:textId="77777777">
      <w:pPr>
        <w:pStyle w:val="font-claude-response-body"/>
        <w:numPr>
          <w:ilvl w:val="0"/>
          <w:numId w:val="2"/>
        </w:numPr>
        <w:rPr>
          <w:rFonts w:ascii="Arial" w:hAnsi="Arial" w:cs="Arial"/>
          <w:sz w:val="22"/>
          <w:szCs w:val="22"/>
        </w:rPr>
      </w:pPr>
      <w:r w:rsidRPr="006F71AD">
        <w:rPr>
          <w:b/>
          <w:shd w:val="clear" w:color="auto" w:fill="C6EFCE"/>
        </w:rPr>
        <w:t xml:space="preserve">Cambios de carrera durante la </w:t>
      </w:r>
      <w:proofErr w:type="spellStart"/>
      <w:r w:rsidRPr="006F71AD">
        <w:rPr>
          <w:b/>
          <w:shd w:val="clear" w:color="auto" w:fill="C6EFCE"/>
        </w:rPr>
        <w:t>rematrícula</w:t>
      </w:r>
      <w:proofErr w:type="spellEnd"/>
      <w:r w:rsidRPr="006F71AD">
        <w:rPr>
          <w:b/>
          <w:shd w:val="clear" w:color="auto" w:fill="C6EFCE"/>
        </w:rPr>
        <w:t xml:space="preserve">: </w:t>
      </w:r>
      <w:r w:rsidRPr="006F71AD">
        <w:rPr>
          <w:shd w:val="clear" w:color="auto" w:fill="C6EFCE"/>
        </w:rPr>
        <w:t>Deben realizarse antes de la matrícula por el proceso institucional correspondiente. El sistema solo permitirá rematricularse en la carrera actual.</w:t>
      </w:r>
    </w:p>
    <w:p w:rsidRPr="006F71AD" w:rsidR="00CD157A" w:rsidP="006F71AD" w:rsidRDefault="00000000" w14:paraId="79BA0DF8" w14:textId="5FA9A6F8">
      <w:pPr>
        <w:pStyle w:val="font-claude-response-body"/>
        <w:numPr>
          <w:ilvl w:val="0"/>
          <w:numId w:val="2"/>
        </w:numPr>
        <w:rPr>
          <w:rFonts w:ascii="Arial" w:hAnsi="Arial" w:cs="Arial"/>
          <w:sz w:val="22"/>
          <w:szCs w:val="22"/>
        </w:rPr>
      </w:pPr>
      <w:r w:rsidRPr="006F71AD">
        <w:rPr>
          <w:b/>
          <w:shd w:val="clear" w:color="auto" w:fill="C6EFCE"/>
        </w:rPr>
        <w:t xml:space="preserve">Reincorporaciones: </w:t>
      </w:r>
      <w:r w:rsidRPr="006F71AD">
        <w:rPr>
          <w:shd w:val="clear" w:color="auto" w:fill="C6EFCE"/>
        </w:rPr>
        <w:t>Los estudiantes que se reincorporan tras suspensión o retiro quedan excluidos del MVP y serán atendidos presencialmente.</w:t>
      </w:r>
    </w:p>
    <w:p w:rsidR="007C3B3A" w:rsidRDefault="007C3B3A" w14:paraId="5B5A3692" w14:textId="77777777">
      <w:pPr>
        <w:rPr>
          <w:b/>
          <w:bCs/>
          <w:color w:val="0055A5"/>
          <w:sz w:val="24"/>
          <w:szCs w:val="24"/>
        </w:rPr>
      </w:pPr>
      <w:r>
        <w:br w:type="page"/>
      </w:r>
    </w:p>
    <w:p w:rsidR="00D26A8E" w:rsidRDefault="00154387" w14:paraId="14602FFE" w14:textId="11D2B443">
      <w:pPr>
        <w:pStyle w:val="Ttulo2"/>
      </w:pPr>
      <w:r>
        <w:t>4.3 Supuestos y Restricciones</w:t>
      </w:r>
    </w:p>
    <w:tbl>
      <w:tblPr>
        <w:tblW w:w="97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00"/>
        <w:gridCol w:w="1600"/>
        <w:gridCol w:w="7360"/>
      </w:tblGrid>
      <w:tr w:rsidR="00054B62" w14:paraId="14603002" w14:textId="77777777">
        <w:tc>
          <w:tcPr>
            <w:tcW w:w="8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vAlign w:val="center"/>
          </w:tcPr>
          <w:p w:rsidR="00D26A8E" w:rsidRDefault="00154387" w14:paraId="14602FFF" w14:textId="77777777">
            <w:r>
              <w:rPr>
                <w:b/>
                <w:bCs/>
                <w:color w:val="003366"/>
                <w:sz w:val="18"/>
                <w:szCs w:val="18"/>
              </w:rPr>
              <w:t>#</w:t>
            </w:r>
          </w:p>
        </w:tc>
        <w:tc>
          <w:tcPr>
            <w:tcW w:w="16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vAlign w:val="center"/>
          </w:tcPr>
          <w:p w:rsidR="00D26A8E" w:rsidRDefault="00154387" w14:paraId="14603000" w14:textId="77777777">
            <w:r>
              <w:rPr>
                <w:b/>
                <w:bCs/>
                <w:color w:val="003366"/>
                <w:sz w:val="18"/>
                <w:szCs w:val="18"/>
              </w:rPr>
              <w:t>Tipo</w:t>
            </w:r>
          </w:p>
        </w:tc>
        <w:tc>
          <w:tcPr>
            <w:tcW w:w="736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vAlign w:val="center"/>
          </w:tcPr>
          <w:p w:rsidR="00D26A8E" w:rsidRDefault="00154387" w14:paraId="14603001" w14:textId="77777777">
            <w:r>
              <w:rPr>
                <w:b/>
                <w:bCs/>
                <w:color w:val="003366"/>
                <w:sz w:val="18"/>
                <w:szCs w:val="18"/>
              </w:rPr>
              <w:t>Descripción</w:t>
            </w:r>
          </w:p>
        </w:tc>
      </w:tr>
      <w:tr w:rsidR="00054B62" w14:paraId="14603006" w14:textId="77777777">
        <w:tc>
          <w:tcPr>
            <w:tcW w:w="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003" w14:textId="77777777">
            <w:r>
              <w:rPr>
                <w:color w:val="1A1A2E"/>
                <w:sz w:val="18"/>
                <w:szCs w:val="18"/>
              </w:rPr>
              <w:t>1</w:t>
            </w:r>
          </w:p>
        </w:tc>
        <w:tc>
          <w:tcPr>
            <w:tcW w:w="1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004" w14:textId="77777777">
            <w:r>
              <w:rPr>
                <w:color w:val="1A1A2E"/>
                <w:sz w:val="18"/>
                <w:szCs w:val="18"/>
              </w:rPr>
              <w:t>Supuesto</w:t>
            </w:r>
          </w:p>
        </w:tc>
        <w:tc>
          <w:tcPr>
            <w:tcW w:w="7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005" w14:textId="77777777">
            <w:r>
              <w:rPr>
                <w:color w:val="1A1A2E"/>
                <w:sz w:val="18"/>
                <w:szCs w:val="18"/>
              </w:rPr>
              <w:t>Los aranceles vigentes están cargados y actualizados en el sistema.</w:t>
            </w:r>
          </w:p>
        </w:tc>
      </w:tr>
      <w:tr w:rsidR="00054B62" w14:paraId="1460300A" w14:textId="77777777">
        <w:tc>
          <w:tcPr>
            <w:tcW w:w="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007" w14:textId="77777777">
            <w:r>
              <w:rPr>
                <w:color w:val="1A1A2E"/>
                <w:sz w:val="18"/>
                <w:szCs w:val="18"/>
              </w:rPr>
              <w:t>2</w:t>
            </w:r>
          </w:p>
        </w:tc>
        <w:tc>
          <w:tcPr>
            <w:tcW w:w="1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008" w14:textId="77777777">
            <w:r>
              <w:rPr>
                <w:color w:val="1A1A2E"/>
                <w:sz w:val="18"/>
                <w:szCs w:val="18"/>
              </w:rPr>
              <w:t>Supuesto</w:t>
            </w:r>
          </w:p>
        </w:tc>
        <w:tc>
          <w:tcPr>
            <w:tcW w:w="7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009" w14:textId="77777777">
            <w:r>
              <w:rPr>
                <w:color w:val="1A1A2E"/>
                <w:sz w:val="18"/>
                <w:szCs w:val="18"/>
              </w:rPr>
              <w:t>Los beneficios internos y externos se encuentran actualizados en el módulo correspondiente.</w:t>
            </w:r>
          </w:p>
        </w:tc>
      </w:tr>
      <w:tr w:rsidR="00054B62" w14:paraId="1460300E" w14:textId="77777777">
        <w:tc>
          <w:tcPr>
            <w:tcW w:w="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00B" w14:textId="77777777">
            <w:r>
              <w:rPr>
                <w:color w:val="1A1A2E"/>
                <w:sz w:val="18"/>
                <w:szCs w:val="18"/>
              </w:rPr>
              <w:t>3</w:t>
            </w:r>
          </w:p>
        </w:tc>
        <w:tc>
          <w:tcPr>
            <w:tcW w:w="1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00C" w14:textId="77777777">
            <w:r>
              <w:rPr>
                <w:color w:val="1A1A2E"/>
                <w:sz w:val="18"/>
                <w:szCs w:val="18"/>
              </w:rPr>
              <w:t>Supuesto</w:t>
            </w:r>
          </w:p>
        </w:tc>
        <w:tc>
          <w:tcPr>
            <w:tcW w:w="7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00D" w14:textId="77777777">
            <w:r>
              <w:rPr>
                <w:color w:val="1A1A2E"/>
                <w:sz w:val="18"/>
                <w:szCs w:val="18"/>
              </w:rPr>
              <w:t>El sistema académico tiene disponible el promedio general acumulado del alumno al momento del proceso.</w:t>
            </w:r>
          </w:p>
        </w:tc>
      </w:tr>
      <w:tr w:rsidR="00054B62" w14:paraId="14603012" w14:textId="77777777">
        <w:tc>
          <w:tcPr>
            <w:tcW w:w="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00F" w14:textId="77777777">
            <w:r>
              <w:rPr>
                <w:color w:val="1A1A2E"/>
                <w:sz w:val="18"/>
                <w:szCs w:val="18"/>
              </w:rPr>
              <w:t>4</w:t>
            </w:r>
          </w:p>
        </w:tc>
        <w:tc>
          <w:tcPr>
            <w:tcW w:w="1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010" w14:textId="77777777">
            <w:r>
              <w:rPr>
                <w:color w:val="1A1A2E"/>
                <w:sz w:val="18"/>
                <w:szCs w:val="18"/>
              </w:rPr>
              <w:t>Supuesto</w:t>
            </w:r>
          </w:p>
        </w:tc>
        <w:tc>
          <w:tcPr>
            <w:tcW w:w="7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011" w14:textId="77777777">
            <w:r>
              <w:rPr>
                <w:color w:val="1A1A2E"/>
                <w:sz w:val="18"/>
                <w:szCs w:val="18"/>
              </w:rPr>
              <w:t>Los alumnos cuentan con credenciales activas en U+ para autenticación.</w:t>
            </w:r>
          </w:p>
        </w:tc>
      </w:tr>
      <w:tr w:rsidR="00054B62" w14:paraId="14603016" w14:textId="77777777">
        <w:tc>
          <w:tcPr>
            <w:tcW w:w="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013" w14:textId="77777777">
            <w:r>
              <w:rPr>
                <w:color w:val="1A1A2E"/>
                <w:sz w:val="18"/>
                <w:szCs w:val="18"/>
              </w:rPr>
              <w:t>5</w:t>
            </w:r>
          </w:p>
        </w:tc>
        <w:tc>
          <w:tcPr>
            <w:tcW w:w="1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014" w14:textId="77777777">
            <w:r>
              <w:rPr>
                <w:color w:val="1A1A2E"/>
                <w:sz w:val="18"/>
                <w:szCs w:val="18"/>
              </w:rPr>
              <w:t>Supuesto</w:t>
            </w:r>
          </w:p>
        </w:tc>
        <w:tc>
          <w:tcPr>
            <w:tcW w:w="7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015" w14:textId="77777777">
            <w:r>
              <w:rPr>
                <w:color w:val="1A1A2E"/>
                <w:sz w:val="18"/>
                <w:szCs w:val="18"/>
              </w:rPr>
              <w:t>El sistema financiero tiene actualizado el estado de cuenta del alumno con fechas de vencimiento correctas.</w:t>
            </w:r>
          </w:p>
        </w:tc>
      </w:tr>
      <w:tr w:rsidR="006F71AD" w:rsidTr="002E17BD" w14:paraId="1460301A" w14:textId="77777777">
        <w:tc>
          <w:tcPr>
            <w:tcW w:w="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6F71AD" w:rsidP="006F71AD" w:rsidRDefault="006F71AD" w14:paraId="14603017" w14:textId="556E9315">
            <w:r>
              <w:rPr>
                <w:sz w:val="18"/>
                <w:shd w:val="clear" w:color="auto" w:fill="C6EFCE"/>
              </w:rPr>
              <w:t>6</w:t>
            </w:r>
          </w:p>
        </w:tc>
        <w:tc>
          <w:tcPr>
            <w:tcW w:w="1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6F71AD" w:rsidP="006F71AD" w:rsidRDefault="006F71AD" w14:paraId="14603018" w14:textId="0E0D67D2">
            <w:r>
              <w:rPr>
                <w:sz w:val="18"/>
                <w:shd w:val="clear" w:color="auto" w:fill="C6EFCE"/>
              </w:rPr>
              <w:t>Supuesto</w:t>
            </w:r>
          </w:p>
        </w:tc>
        <w:tc>
          <w:tcPr>
            <w:tcW w:w="7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6F71AD" w:rsidP="006F71AD" w:rsidRDefault="006F71AD" w14:paraId="14603019" w14:textId="335498F0">
            <w:r>
              <w:rPr>
                <w:sz w:val="18"/>
                <w:shd w:val="clear" w:color="auto" w:fill="C6EFCE"/>
              </w:rPr>
              <w:t xml:space="preserve">Los aranceles referenciales para el año siguiente son publicados por MINEDUC a mediados de enero. Si la </w:t>
            </w:r>
            <w:proofErr w:type="spellStart"/>
            <w:r>
              <w:rPr>
                <w:sz w:val="18"/>
                <w:shd w:val="clear" w:color="auto" w:fill="C6EFCE"/>
              </w:rPr>
              <w:t>rematrícula</w:t>
            </w:r>
            <w:proofErr w:type="spellEnd"/>
            <w:r>
              <w:rPr>
                <w:sz w:val="18"/>
                <w:shd w:val="clear" w:color="auto" w:fill="C6EFCE"/>
              </w:rPr>
              <w:t xml:space="preserve"> inicia antes de dicha publicación, el sistema utilizará los aranceles del año anterior, asumiendo el riesgo de ajustes posteriores mediante refinanciamiento automático de cuotas.</w:t>
            </w:r>
          </w:p>
        </w:tc>
      </w:tr>
      <w:tr w:rsidR="006F71AD" w:rsidTr="002E17BD" w14:paraId="1460301E" w14:textId="77777777">
        <w:tc>
          <w:tcPr>
            <w:tcW w:w="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6F71AD" w:rsidP="006F71AD" w:rsidRDefault="006F71AD" w14:paraId="1460301B" w14:textId="4F7C0B20">
            <w:r>
              <w:rPr>
                <w:sz w:val="18"/>
                <w:shd w:val="clear" w:color="auto" w:fill="C6EFCE"/>
              </w:rPr>
              <w:t>7</w:t>
            </w:r>
          </w:p>
        </w:tc>
        <w:tc>
          <w:tcPr>
            <w:tcW w:w="1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6F71AD" w:rsidP="006F71AD" w:rsidRDefault="006F71AD" w14:paraId="1460301C" w14:textId="64C39F97">
            <w:r>
              <w:rPr>
                <w:sz w:val="18"/>
                <w:shd w:val="clear" w:color="auto" w:fill="C6EFCE"/>
              </w:rPr>
              <w:t>Supuesto</w:t>
            </w:r>
          </w:p>
        </w:tc>
        <w:tc>
          <w:tcPr>
            <w:tcW w:w="7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6F71AD" w:rsidP="006F71AD" w:rsidRDefault="006F71AD" w14:paraId="1460301D" w14:textId="3FCE634F">
            <w:r>
              <w:rPr>
                <w:sz w:val="18"/>
                <w:shd w:val="clear" w:color="auto" w:fill="C6EFCE"/>
              </w:rPr>
              <w:t xml:space="preserve">El área de financiamiento debe informar oportunamente qué estudiantes renovarán el CAE, idealmente antes del cierre del año académico, utilizando criterios como el avance académico ≥ 70%, para integrarlo como marca en el sistema de </w:t>
            </w:r>
            <w:proofErr w:type="spellStart"/>
            <w:r>
              <w:rPr>
                <w:sz w:val="18"/>
                <w:shd w:val="clear" w:color="auto" w:fill="C6EFCE"/>
              </w:rPr>
              <w:t>rematrícula</w:t>
            </w:r>
            <w:proofErr w:type="spellEnd"/>
            <w:r>
              <w:rPr>
                <w:sz w:val="18"/>
                <w:shd w:val="clear" w:color="auto" w:fill="C6EFCE"/>
              </w:rPr>
              <w:t>.</w:t>
            </w:r>
          </w:p>
        </w:tc>
      </w:tr>
      <w:tr w:rsidR="006F71AD" w14:paraId="14603022" w14:textId="77777777">
        <w:tc>
          <w:tcPr>
            <w:tcW w:w="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6F71AD" w:rsidP="006F71AD" w:rsidRDefault="006F71AD" w14:paraId="1460301F" w14:textId="67950645">
            <w:r>
              <w:rPr>
                <w:color w:val="1A1A2E"/>
                <w:sz w:val="18"/>
                <w:szCs w:val="18"/>
              </w:rPr>
              <w:t>1</w:t>
            </w:r>
          </w:p>
        </w:tc>
        <w:tc>
          <w:tcPr>
            <w:tcW w:w="1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6F71AD" w:rsidP="006F71AD" w:rsidRDefault="006F71AD" w14:paraId="14603020" w14:textId="5B1E8531">
            <w:r>
              <w:rPr>
                <w:color w:val="1A1A2E"/>
                <w:sz w:val="18"/>
                <w:szCs w:val="18"/>
              </w:rPr>
              <w:t>Restricción</w:t>
            </w:r>
          </w:p>
        </w:tc>
        <w:tc>
          <w:tcPr>
            <w:tcW w:w="7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6F71AD" w:rsidP="006F71AD" w:rsidRDefault="006F71AD" w14:paraId="14603021" w14:textId="3CE899DE">
            <w:r>
              <w:rPr>
                <w:color w:val="1A1A2E"/>
                <w:sz w:val="18"/>
                <w:szCs w:val="18"/>
              </w:rPr>
              <w:t>No se desarrollan nuevos módulos de pago; solo se utilizan las pasarelas existentes (</w:t>
            </w:r>
            <w:proofErr w:type="spellStart"/>
            <w:r>
              <w:rPr>
                <w:color w:val="1A1A2E"/>
                <w:sz w:val="18"/>
                <w:szCs w:val="18"/>
              </w:rPr>
              <w:t>WebPay</w:t>
            </w:r>
            <w:proofErr w:type="spellEnd"/>
            <w:r>
              <w:rPr>
                <w:color w:val="1A1A2E"/>
                <w:sz w:val="18"/>
                <w:szCs w:val="18"/>
              </w:rPr>
              <w:t>, pagaré electrónico, TOKU PAT/PAC).</w:t>
            </w:r>
          </w:p>
        </w:tc>
      </w:tr>
      <w:tr w:rsidR="006F71AD" w:rsidTr="00F72CEE" w14:paraId="14276AE6" w14:textId="77777777">
        <w:tc>
          <w:tcPr>
            <w:tcW w:w="800" w:type="dxa"/>
            <w:vAlign w:val="center"/>
          </w:tcPr>
          <w:p w:rsidR="006F71AD" w:rsidP="006F71AD" w:rsidRDefault="006F71AD" w14:paraId="71B6DF3F" w14:textId="4263B729">
            <w:r>
              <w:rPr>
                <w:color w:val="1A1A2E"/>
                <w:sz w:val="18"/>
                <w:szCs w:val="18"/>
              </w:rPr>
              <w:t>2</w:t>
            </w:r>
          </w:p>
        </w:tc>
        <w:tc>
          <w:tcPr>
            <w:tcW w:w="1600" w:type="dxa"/>
            <w:vAlign w:val="center"/>
          </w:tcPr>
          <w:p w:rsidR="006F71AD" w:rsidP="006F71AD" w:rsidRDefault="006F71AD" w14:paraId="0F9F7358" w14:textId="06766DC0">
            <w:r>
              <w:rPr>
                <w:color w:val="1A1A2E"/>
                <w:sz w:val="18"/>
                <w:szCs w:val="18"/>
              </w:rPr>
              <w:t>Restricción</w:t>
            </w:r>
          </w:p>
        </w:tc>
        <w:tc>
          <w:tcPr>
            <w:tcW w:w="7360" w:type="dxa"/>
            <w:vAlign w:val="center"/>
          </w:tcPr>
          <w:p w:rsidR="006F71AD" w:rsidP="006F71AD" w:rsidRDefault="006F71AD" w14:paraId="7318A965" w14:textId="085D07AA">
            <w:r>
              <w:rPr>
                <w:color w:val="1A1A2E"/>
                <w:sz w:val="18"/>
                <w:szCs w:val="18"/>
              </w:rPr>
              <w:t>Las validaciones de morosidad (RF-016 y RF-017) son reglas fijas de negocio, NO parametrizables.</w:t>
            </w:r>
          </w:p>
        </w:tc>
      </w:tr>
      <w:tr w:rsidR="006F71AD" w:rsidTr="00F72CEE" w14:paraId="5E41CFDA" w14:textId="77777777">
        <w:tc>
          <w:tcPr>
            <w:tcW w:w="800" w:type="dxa"/>
            <w:vAlign w:val="center"/>
          </w:tcPr>
          <w:p w:rsidR="006F71AD" w:rsidP="006F71AD" w:rsidRDefault="006F71AD" w14:paraId="473CBFEA" w14:textId="73FBBEF9">
            <w:r>
              <w:rPr>
                <w:color w:val="1A1A2E"/>
                <w:sz w:val="18"/>
                <w:szCs w:val="18"/>
              </w:rPr>
              <w:t>3</w:t>
            </w:r>
          </w:p>
        </w:tc>
        <w:tc>
          <w:tcPr>
            <w:tcW w:w="1600" w:type="dxa"/>
            <w:vAlign w:val="center"/>
          </w:tcPr>
          <w:p w:rsidR="006F71AD" w:rsidP="006F71AD" w:rsidRDefault="006F71AD" w14:paraId="009B3CFE" w14:textId="1BDA5BD5">
            <w:r>
              <w:rPr>
                <w:color w:val="1A1A2E"/>
                <w:sz w:val="18"/>
                <w:szCs w:val="18"/>
              </w:rPr>
              <w:t>Restricción</w:t>
            </w:r>
          </w:p>
        </w:tc>
        <w:tc>
          <w:tcPr>
            <w:tcW w:w="7360" w:type="dxa"/>
            <w:vAlign w:val="center"/>
          </w:tcPr>
          <w:p w:rsidR="006F71AD" w:rsidP="006F71AD" w:rsidRDefault="006F71AD" w14:paraId="5E7F8C9A" w14:textId="2301BA25">
            <w:r>
              <w:rPr>
                <w:color w:val="1A1A2E"/>
                <w:sz w:val="18"/>
                <w:szCs w:val="18"/>
              </w:rPr>
              <w:t>Las becas internas y convenios no son acumulables entre sí (RF-012).</w:t>
            </w:r>
          </w:p>
        </w:tc>
      </w:tr>
    </w:tbl>
    <w:p w:rsidR="007C3B3A" w:rsidRDefault="007C3B3A" w14:paraId="2D125A6F" w14:textId="77777777">
      <w:pPr>
        <w:pStyle w:val="Ttulo2"/>
      </w:pPr>
    </w:p>
    <w:p w:rsidR="007C3B3A" w:rsidRDefault="007C3B3A" w14:paraId="696B05AE" w14:textId="77777777">
      <w:pPr>
        <w:rPr>
          <w:b/>
          <w:bCs/>
          <w:color w:val="0055A5"/>
          <w:sz w:val="24"/>
          <w:szCs w:val="24"/>
        </w:rPr>
      </w:pPr>
      <w:r>
        <w:br w:type="page"/>
      </w:r>
    </w:p>
    <w:p w:rsidR="00D26A8E" w:rsidRDefault="00154387" w14:paraId="14603023" w14:textId="3424234D">
      <w:pPr>
        <w:pStyle w:val="Ttulo2"/>
      </w:pPr>
      <w:r>
        <w:t>4.4 Modelo BPMN del Proceso</w:t>
      </w:r>
    </w:p>
    <w:p w:rsidR="00D26A8E" w:rsidP="0065470E" w:rsidRDefault="00154387" w14:paraId="14603024" w14:textId="46D7A3D0">
      <w:pPr>
        <w:spacing w:after="120"/>
        <w:jc w:val="both"/>
      </w:pPr>
      <w:r>
        <w:t>El proceso de rematricula online se estructura en las siguientes fases principales, representadas en el diagrama BPMN adjunto (archivo UNI-023_Proceso_Rematricula_Online.png):</w:t>
      </w:r>
    </w:p>
    <w:p w:rsidR="00D26A8E" w:rsidP="0065470E" w:rsidRDefault="00154387" w14:paraId="14603025" w14:textId="77777777">
      <w:pPr>
        <w:numPr>
          <w:ilvl w:val="0"/>
          <w:numId w:val="3"/>
        </w:numPr>
        <w:spacing w:after="80"/>
        <w:jc w:val="both"/>
      </w:pPr>
      <w:r>
        <w:t>Autenticación: Login con credenciales U+ y carga de datos del alumno (RF-002, RF-003).</w:t>
      </w:r>
    </w:p>
    <w:p w:rsidR="00D26A8E" w:rsidP="0065470E" w:rsidRDefault="00154387" w14:paraId="14603026" w14:textId="77777777">
      <w:pPr>
        <w:numPr>
          <w:ilvl w:val="0"/>
          <w:numId w:val="3"/>
        </w:numPr>
        <w:spacing w:after="80"/>
        <w:jc w:val="both"/>
      </w:pPr>
      <w:r>
        <w:rPr>
          <w:shd w:val="clear" w:color="auto" w:fill="FFF2CC"/>
        </w:rPr>
        <w:t>Actualización de datos: Edición opcional de datos personales con validación OTP de email y teléfono (RF-004, RF-005, RF-006). Declaración voluntaria de discapacidad (RF-021). Cambio de forma de pago sin documentación adicional (salvo morosidad). Actualización de domicilio sin requerimiento de comprobante.</w:t>
      </w:r>
    </w:p>
    <w:p w:rsidR="00D26A8E" w:rsidP="0065470E" w:rsidRDefault="00154387" w14:paraId="14603027" w14:textId="77777777">
      <w:pPr>
        <w:numPr>
          <w:ilvl w:val="0"/>
          <w:numId w:val="3"/>
        </w:numPr>
        <w:spacing w:after="80"/>
        <w:jc w:val="both"/>
      </w:pPr>
      <w:r>
        <w:t>Selección de carrera: Visualización de carreras vigentes y selección de la carrera a matricular (RF-007, RF-008).</w:t>
      </w:r>
    </w:p>
    <w:p w:rsidR="00D26A8E" w:rsidP="0065470E" w:rsidRDefault="00154387" w14:paraId="14603028" w14:textId="750F9BA5">
      <w:pPr>
        <w:numPr>
          <w:ilvl w:val="0"/>
          <w:numId w:val="3"/>
        </w:numPr>
        <w:spacing w:after="80"/>
        <w:jc w:val="both"/>
      </w:pPr>
      <w:r>
        <w:t>Validaciones académicas: Validación automática de promedio según periodo (RF-010 para anticipada, RF-011 para vigente).</w:t>
      </w:r>
    </w:p>
    <w:p w:rsidR="00D26A8E" w:rsidP="0065470E" w:rsidRDefault="00154387" w14:paraId="14603029" w14:textId="77777777">
      <w:pPr>
        <w:numPr>
          <w:ilvl w:val="0"/>
          <w:numId w:val="3"/>
        </w:numPr>
        <w:spacing w:after="80"/>
        <w:jc w:val="both"/>
      </w:pPr>
      <w:r>
        <w:t>Validación de morosidad: Verificación automática del estado financiero del alumno según período (RF-016 para rematricula anticipada, RF-017 para rematricula regular).</w:t>
      </w:r>
    </w:p>
    <w:p w:rsidR="00D26A8E" w:rsidP="0065470E" w:rsidRDefault="00154387" w14:paraId="1460302A" w14:textId="77777777">
      <w:pPr>
        <w:numPr>
          <w:ilvl w:val="0"/>
          <w:numId w:val="3"/>
        </w:numPr>
        <w:spacing w:after="80"/>
        <w:jc w:val="both"/>
      </w:pPr>
      <w:r>
        <w:t>Cálculo de beneficios: Aplicación de la matriz de beneficios y descuentos por fecha (RF-009, RF-012, RF-013).</w:t>
      </w:r>
    </w:p>
    <w:p w:rsidR="00D26A8E" w:rsidP="0065470E" w:rsidRDefault="00154387" w14:paraId="1460302B" w14:textId="77777777">
      <w:pPr>
        <w:numPr>
          <w:ilvl w:val="0"/>
          <w:numId w:val="3"/>
        </w:numPr>
        <w:spacing w:after="80"/>
        <w:jc w:val="both"/>
      </w:pPr>
      <w:r>
        <w:t>Gestión CAE/Becas ministeriales: Opción de guardar postulación en espera de renovación (RF-015).</w:t>
      </w:r>
    </w:p>
    <w:p w:rsidR="00D26A8E" w:rsidP="0065470E" w:rsidRDefault="00154387" w14:paraId="1460302C" w14:textId="77777777">
      <w:pPr>
        <w:numPr>
          <w:ilvl w:val="0"/>
          <w:numId w:val="3"/>
        </w:numPr>
        <w:spacing w:after="80"/>
        <w:jc w:val="both"/>
      </w:pPr>
      <w:r>
        <w:t>Selección y procesamiento de pago: Cálculo de descuentos por forma de pago y procesamiento (RF-014, RF-018). Aceptación de Términos y Condiciones (RF-022). Firma digital de documentos (RF-019).</w:t>
      </w:r>
    </w:p>
    <w:p w:rsidR="00D26A8E" w:rsidP="0065470E" w:rsidRDefault="00154387" w14:paraId="3A4421B8" w14:textId="77777777">
      <w:pPr>
        <w:numPr>
          <w:ilvl w:val="0"/>
          <w:numId w:val="3"/>
        </w:numPr>
        <w:spacing w:after="80"/>
        <w:jc w:val="both"/>
      </w:pPr>
      <w:r>
        <w:t>Confirmación: Registro definitivo de la matrícula (RF-001).</w:t>
      </w:r>
      <w:r>
        <w:rPr>
          <w:shd w:val="clear" w:color="auto" w:fill="BDD7EE"/>
        </w:rPr>
        <w:t xml:space="preserve"> Alerta CAE primer año (RF-024). Ajuste automático de cuotas CAE (RF-023).</w:t>
      </w:r>
    </w:p>
    <w:p w:rsidR="00D26A8E" w:rsidRDefault="00D26A8E" w14:paraId="1460302E" w14:textId="77777777">
      <w:pPr>
        <w:spacing w:after="80"/>
      </w:pPr>
    </w:p>
    <w:p w:rsidR="00D26A8E" w:rsidRDefault="00154387" w14:paraId="1460302F" w14:textId="3B34DC7E">
      <w:r>
        <w:br w:type="page"/>
      </w:r>
    </w:p>
    <w:p w:rsidR="00D501B3" w:rsidRDefault="00923363" w14:paraId="63A3F24E" w14:textId="5B1C141A">
      <w:pPr>
        <w:rPr>
          <w:b/>
          <w:bCs/>
          <w:color w:val="003366"/>
          <w:sz w:val="28"/>
          <w:szCs w:val="28"/>
        </w:rPr>
      </w:pPr>
      <w:r>
        <w:rPr>
          <w:noProof/>
        </w:rPr>
        <w:drawing>
          <wp:anchor distT="0" distB="0" distL="114300" distR="114300" simplePos="0" relativeHeight="251658241" behindDoc="0" locked="0" layoutInCell="1" allowOverlap="1" wp14:anchorId="17FEBB06" wp14:editId="3F9CE721">
            <wp:simplePos x="0" y="0"/>
            <wp:positionH relativeFrom="column">
              <wp:posOffset>4156944</wp:posOffset>
            </wp:positionH>
            <wp:positionV relativeFrom="paragraph">
              <wp:posOffset>1493341</wp:posOffset>
            </wp:positionV>
            <wp:extent cx="399653" cy="360556"/>
            <wp:effectExtent l="0" t="0" r="0" b="0"/>
            <wp:wrapNone/>
            <wp:docPr id="3034819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48191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1823" cy="36251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3DBF8D12" wp14:editId="508AA0BC">
            <wp:simplePos x="0" y="0"/>
            <wp:positionH relativeFrom="column">
              <wp:posOffset>1343025</wp:posOffset>
            </wp:positionH>
            <wp:positionV relativeFrom="paragraph">
              <wp:posOffset>268605</wp:posOffset>
            </wp:positionV>
            <wp:extent cx="3214370" cy="8229600"/>
            <wp:effectExtent l="0" t="0" r="0" b="0"/>
            <wp:wrapNone/>
            <wp:docPr id="1728485350" name="Imagen 1">
              <a:extLst xmlns:a="http://schemas.openxmlformats.org/drawingml/2006/main">
                <a:ext uri="{FF2B5EF4-FFF2-40B4-BE49-F238E27FC236}">
                  <a16:creationId xmlns:a16="http://schemas.microsoft.com/office/drawing/2014/main" id="{A53874FE-93B8-2C43-8530-BAFB5EE8C7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938062"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14370" cy="8229600"/>
                    </a:xfrm>
                    <a:prstGeom prst="rect">
                      <a:avLst/>
                    </a:prstGeom>
                  </pic:spPr>
                </pic:pic>
              </a:graphicData>
            </a:graphic>
            <wp14:sizeRelH relativeFrom="page">
              <wp14:pctWidth>0</wp14:pctWidth>
            </wp14:sizeRelH>
            <wp14:sizeRelV relativeFrom="page">
              <wp14:pctHeight>0</wp14:pctHeight>
            </wp14:sizeRelV>
          </wp:anchor>
        </w:drawing>
      </w:r>
    </w:p>
    <w:p w:rsidR="00D501B3" w:rsidRDefault="00D501B3" w14:paraId="563C2B01" w14:textId="77777777">
      <w:pPr>
        <w:pStyle w:val="Ttulo1"/>
      </w:pPr>
    </w:p>
    <w:p w:rsidR="00D501B3" w:rsidRDefault="00D501B3" w14:paraId="6F6E9F62" w14:textId="77777777">
      <w:pPr>
        <w:pStyle w:val="Ttulo1"/>
      </w:pPr>
    </w:p>
    <w:p w:rsidR="0065470E" w:rsidRDefault="0065470E" w14:paraId="2078A99A" w14:textId="77777777">
      <w:pPr>
        <w:rPr>
          <w:b/>
          <w:bCs/>
          <w:color w:val="003366"/>
          <w:sz w:val="28"/>
          <w:szCs w:val="28"/>
        </w:rPr>
      </w:pPr>
      <w:r>
        <w:br w:type="page"/>
      </w:r>
    </w:p>
    <w:p w:rsidR="00D26A8E" w:rsidRDefault="00154387" w14:paraId="14603030" w14:textId="77777777">
      <w:pPr>
        <w:pStyle w:val="Ttulo1"/>
      </w:pPr>
      <w:r>
        <w:t>5. Organización del Proyecto</w:t>
      </w:r>
    </w:p>
    <w:p w:rsidR="00D26A8E" w:rsidRDefault="00154387" w14:paraId="14603031" w14:textId="77777777">
      <w:pPr>
        <w:pStyle w:val="Ttulo2"/>
      </w:pPr>
      <w:r>
        <w:t>5.1 Roles y Responsabilidades</w:t>
      </w:r>
    </w:p>
    <w:tbl>
      <w:tblPr>
        <w:tblW w:w="97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3960"/>
        <w:gridCol w:w="1800"/>
        <w:gridCol w:w="1800"/>
      </w:tblGrid>
      <w:tr w:rsidR="00054B62" w14:paraId="14603036"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vAlign w:val="center"/>
          </w:tcPr>
          <w:p w:rsidR="00D26A8E" w:rsidRDefault="00154387" w14:paraId="14603032" w14:textId="77777777">
            <w:r>
              <w:rPr>
                <w:b/>
                <w:bCs/>
                <w:color w:val="003366"/>
                <w:sz w:val="18"/>
                <w:szCs w:val="18"/>
              </w:rPr>
              <w:t>Rol</w:t>
            </w:r>
          </w:p>
        </w:tc>
        <w:tc>
          <w:tcPr>
            <w:tcW w:w="396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vAlign w:val="center"/>
          </w:tcPr>
          <w:p w:rsidR="00D26A8E" w:rsidRDefault="00154387" w14:paraId="14603033" w14:textId="77777777">
            <w:r>
              <w:rPr>
                <w:b/>
                <w:bCs/>
                <w:color w:val="003366"/>
                <w:sz w:val="18"/>
                <w:szCs w:val="18"/>
              </w:rPr>
              <w:t>Responsabilidades</w:t>
            </w:r>
          </w:p>
        </w:tc>
        <w:tc>
          <w:tcPr>
            <w:tcW w:w="18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vAlign w:val="center"/>
          </w:tcPr>
          <w:p w:rsidR="00D26A8E" w:rsidRDefault="00154387" w14:paraId="14603034" w14:textId="77777777">
            <w:r>
              <w:rPr>
                <w:b/>
                <w:bCs/>
                <w:color w:val="003366"/>
                <w:sz w:val="18"/>
                <w:szCs w:val="18"/>
              </w:rPr>
              <w:t>Nombre</w:t>
            </w:r>
          </w:p>
        </w:tc>
        <w:tc>
          <w:tcPr>
            <w:tcW w:w="18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vAlign w:val="center"/>
          </w:tcPr>
          <w:p w:rsidR="00D26A8E" w:rsidRDefault="00154387" w14:paraId="14603035" w14:textId="77777777">
            <w:r>
              <w:rPr>
                <w:b/>
                <w:bCs/>
                <w:color w:val="003366"/>
                <w:sz w:val="18"/>
                <w:szCs w:val="18"/>
              </w:rPr>
              <w:t>Reemplazo</w:t>
            </w:r>
          </w:p>
        </w:tc>
      </w:tr>
      <w:tr w:rsidR="00054B62" w14:paraId="1460303B" w14:textId="77777777">
        <w:tc>
          <w:tcPr>
            <w:tcW w:w="2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037" w14:textId="77777777">
            <w:r>
              <w:rPr>
                <w:color w:val="1A1A2E"/>
                <w:sz w:val="18"/>
                <w:szCs w:val="18"/>
              </w:rPr>
              <w:t>Sponsor</w:t>
            </w:r>
          </w:p>
        </w:tc>
        <w:tc>
          <w:tcPr>
            <w:tcW w:w="3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038" w14:textId="77777777">
            <w:r>
              <w:rPr>
                <w:color w:val="1A1A2E"/>
                <w:sz w:val="18"/>
                <w:szCs w:val="18"/>
              </w:rPr>
              <w:t>Responsable por el financiamiento y decisiones de continuar/detener el proyecto.</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Pr="007C3B3A" w:rsidR="007C3B3A" w:rsidRDefault="007C3B3A" w14:paraId="14603039" w14:textId="726C8AF6">
            <w:pPr>
              <w:rPr>
                <w:color w:val="1A1A2E"/>
                <w:sz w:val="18"/>
                <w:szCs w:val="18"/>
              </w:rPr>
            </w:pPr>
            <w:r>
              <w:rPr>
                <w:color w:val="1A1A2E"/>
                <w:sz w:val="18"/>
                <w:szCs w:val="18"/>
              </w:rPr>
              <w:t>Andrea Belloy</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7C3B3A" w14:paraId="1460303A" w14:textId="7EB52AAE">
            <w:r>
              <w:rPr>
                <w:color w:val="1A1A2E"/>
                <w:sz w:val="18"/>
                <w:szCs w:val="18"/>
              </w:rPr>
              <w:t>Juan Luis Cordero</w:t>
            </w:r>
          </w:p>
        </w:tc>
      </w:tr>
      <w:tr w:rsidR="00054B62" w14:paraId="14603040" w14:textId="77777777">
        <w:tc>
          <w:tcPr>
            <w:tcW w:w="2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03C" w14:textId="77777777">
            <w:r>
              <w:rPr>
                <w:color w:val="1A1A2E"/>
                <w:sz w:val="18"/>
                <w:szCs w:val="18"/>
              </w:rPr>
              <w:t>Comité de Proyecto</w:t>
            </w:r>
          </w:p>
        </w:tc>
        <w:tc>
          <w:tcPr>
            <w:tcW w:w="3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03D" w14:textId="77777777">
            <w:r>
              <w:rPr>
                <w:color w:val="1A1A2E"/>
                <w:sz w:val="18"/>
                <w:szCs w:val="18"/>
              </w:rPr>
              <w:t>Revisar temas relevantes, proveer guía al equipo y aprobar cambios.</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03E" w14:textId="77777777">
            <w:r>
              <w:rPr>
                <w:color w:val="1A1A2E"/>
                <w:sz w:val="18"/>
                <w:szCs w:val="18"/>
              </w:rPr>
              <w:t>Dirección DITD</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03F" w14:textId="77777777">
            <w:r>
              <w:rPr>
                <w:color w:val="1A1A2E"/>
                <w:sz w:val="18"/>
                <w:szCs w:val="18"/>
              </w:rPr>
              <w:t>—</w:t>
            </w:r>
          </w:p>
        </w:tc>
      </w:tr>
      <w:tr w:rsidR="00054B62" w14:paraId="14603045" w14:textId="77777777">
        <w:tc>
          <w:tcPr>
            <w:tcW w:w="2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041" w14:textId="77777777">
            <w:r>
              <w:rPr>
                <w:color w:val="1A1A2E"/>
                <w:sz w:val="18"/>
                <w:szCs w:val="18"/>
              </w:rPr>
              <w:t>Líder Funcional</w:t>
            </w:r>
          </w:p>
        </w:tc>
        <w:tc>
          <w:tcPr>
            <w:tcW w:w="3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042" w14:textId="77777777">
            <w:r>
              <w:rPr>
                <w:color w:val="1A1A2E"/>
                <w:sz w:val="18"/>
                <w:szCs w:val="18"/>
              </w:rPr>
              <w:t>Responsable de la gestión de negocio. Define y aprueba requerimientos funcionales.</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7C3B3A" w14:paraId="14603043" w14:textId="71F2C93B">
            <w:r>
              <w:rPr>
                <w:color w:val="1A1A2E"/>
                <w:sz w:val="18"/>
                <w:szCs w:val="18"/>
              </w:rPr>
              <w:t>Alejandro Villalba</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7C3B3A" w14:paraId="14603044" w14:textId="34FD6817">
            <w:r>
              <w:rPr>
                <w:color w:val="1A1A2E"/>
                <w:sz w:val="18"/>
                <w:szCs w:val="18"/>
              </w:rPr>
              <w:t>Sebastián Sánchez</w:t>
            </w:r>
          </w:p>
        </w:tc>
      </w:tr>
      <w:tr w:rsidR="00054B62" w14:paraId="1460304A" w14:textId="77777777">
        <w:tc>
          <w:tcPr>
            <w:tcW w:w="2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046" w14:textId="77777777">
            <w:r>
              <w:rPr>
                <w:color w:val="1A1A2E"/>
                <w:sz w:val="18"/>
                <w:szCs w:val="18"/>
              </w:rPr>
              <w:t>Líder de Proyecto (Sistemas)</w:t>
            </w:r>
          </w:p>
        </w:tc>
        <w:tc>
          <w:tcPr>
            <w:tcW w:w="3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047" w14:textId="77777777">
            <w:r>
              <w:rPr>
                <w:color w:val="1A1A2E"/>
                <w:sz w:val="18"/>
                <w:szCs w:val="18"/>
              </w:rPr>
              <w:t>Responsable de la gestión diaria del proyecto tecnológico.</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9C1DA1" w14:paraId="14603048" w14:textId="54FB1BEB">
            <w:r>
              <w:rPr>
                <w:color w:val="1A1A2E"/>
                <w:sz w:val="18"/>
                <w:szCs w:val="18"/>
              </w:rPr>
              <w:t>Roberto Nieto</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9C1DA1" w14:paraId="14603049" w14:textId="4E5FA6A6">
            <w:r>
              <w:rPr>
                <w:color w:val="1A1A2E"/>
                <w:sz w:val="18"/>
                <w:szCs w:val="18"/>
              </w:rPr>
              <w:t>Juan Pablo Silva</w:t>
            </w:r>
          </w:p>
        </w:tc>
      </w:tr>
      <w:tr w:rsidR="00054B62" w14:paraId="1460304F" w14:textId="77777777">
        <w:tc>
          <w:tcPr>
            <w:tcW w:w="2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04B" w14:textId="77777777">
            <w:r>
              <w:rPr>
                <w:color w:val="1A1A2E"/>
                <w:sz w:val="18"/>
                <w:szCs w:val="18"/>
              </w:rPr>
              <w:t>Jefe de Proyecto TI</w:t>
            </w:r>
          </w:p>
        </w:tc>
        <w:tc>
          <w:tcPr>
            <w:tcW w:w="3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04C" w14:textId="77777777">
            <w:r>
              <w:rPr>
                <w:color w:val="1A1A2E"/>
                <w:sz w:val="18"/>
                <w:szCs w:val="18"/>
              </w:rPr>
              <w:t>Supervisión técnica del proyecto. Responsable del equipo TI.</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9C1DA1" w14:paraId="1460304D" w14:textId="12E30A1C">
            <w:r>
              <w:rPr>
                <w:color w:val="1A1A2E"/>
                <w:sz w:val="18"/>
                <w:szCs w:val="18"/>
              </w:rPr>
              <w:t>Roberto Nieto</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04E" w14:textId="77777777">
            <w:r>
              <w:rPr>
                <w:color w:val="1A1A2E"/>
                <w:sz w:val="18"/>
                <w:szCs w:val="18"/>
              </w:rPr>
              <w:t>Juan Pablo Silva</w:t>
            </w:r>
          </w:p>
        </w:tc>
      </w:tr>
      <w:tr w:rsidR="00054B62" w14:paraId="14603054" w14:textId="77777777">
        <w:tc>
          <w:tcPr>
            <w:tcW w:w="2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050" w14:textId="77777777">
            <w:r>
              <w:rPr>
                <w:color w:val="1A1A2E"/>
                <w:sz w:val="18"/>
                <w:szCs w:val="18"/>
              </w:rPr>
              <w:t>Director TI</w:t>
            </w:r>
          </w:p>
        </w:tc>
        <w:tc>
          <w:tcPr>
            <w:tcW w:w="3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051" w14:textId="77777777">
            <w:r>
              <w:rPr>
                <w:color w:val="1A1A2E"/>
                <w:sz w:val="18"/>
                <w:szCs w:val="18"/>
              </w:rPr>
              <w:t>Aprobación formal y respaldo ejecutivo del proyecto.</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052" w14:textId="77777777">
            <w:r>
              <w:rPr>
                <w:color w:val="1A1A2E"/>
                <w:sz w:val="18"/>
                <w:szCs w:val="18"/>
              </w:rPr>
              <w:t>Cristián Santibáñez Vargas</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053" w14:textId="77777777">
            <w:r>
              <w:rPr>
                <w:color w:val="1A1A2E"/>
                <w:sz w:val="18"/>
                <w:szCs w:val="18"/>
              </w:rPr>
              <w:t>Juan Pablo Silva</w:t>
            </w:r>
          </w:p>
        </w:tc>
      </w:tr>
      <w:tr w:rsidR="00054B62" w14:paraId="14603059" w14:textId="77777777">
        <w:tc>
          <w:tcPr>
            <w:tcW w:w="2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055" w14:textId="77777777">
            <w:r>
              <w:rPr>
                <w:color w:val="1A1A2E"/>
                <w:sz w:val="18"/>
                <w:szCs w:val="18"/>
              </w:rPr>
              <w:t>Equipo de Desarrollo</w:t>
            </w:r>
          </w:p>
        </w:tc>
        <w:tc>
          <w:tcPr>
            <w:tcW w:w="3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056" w14:textId="7B0ABC45">
            <w:r>
              <w:rPr>
                <w:color w:val="1A1A2E"/>
                <w:sz w:val="18"/>
                <w:szCs w:val="18"/>
              </w:rPr>
              <w:t>Desarrollo, configuración e integración del sistema de rematricula online.</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057" w14:textId="77777777">
            <w:r>
              <w:rPr>
                <w:color w:val="1A1A2E"/>
                <w:sz w:val="18"/>
                <w:szCs w:val="18"/>
              </w:rPr>
              <w:t>Equipo TI UNIACC</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058" w14:textId="77777777">
            <w:r>
              <w:rPr>
                <w:color w:val="1A1A2E"/>
                <w:sz w:val="18"/>
                <w:szCs w:val="18"/>
              </w:rPr>
              <w:t>—</w:t>
            </w:r>
          </w:p>
        </w:tc>
      </w:tr>
      <w:tr w:rsidR="00054B62" w14:paraId="1460305E" w14:textId="77777777">
        <w:tc>
          <w:tcPr>
            <w:tcW w:w="2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05A" w14:textId="77777777">
            <w:r>
              <w:rPr>
                <w:color w:val="1A1A2E"/>
                <w:sz w:val="18"/>
                <w:szCs w:val="18"/>
              </w:rPr>
              <w:t>Representante QA</w:t>
            </w:r>
          </w:p>
        </w:tc>
        <w:tc>
          <w:tcPr>
            <w:tcW w:w="3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05B" w14:textId="77777777">
            <w:r>
              <w:rPr>
                <w:color w:val="1A1A2E"/>
                <w:sz w:val="18"/>
                <w:szCs w:val="18"/>
              </w:rPr>
              <w:t>Revisión de artefactos y guía en procesos de calidad y pruebas.</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05C" w14:textId="77777777">
            <w:r>
              <w:rPr>
                <w:color w:val="1A1A2E"/>
                <w:sz w:val="18"/>
                <w:szCs w:val="18"/>
              </w:rPr>
              <w:t>Juan Pablo Silva</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05D" w14:textId="77777777">
            <w:r>
              <w:rPr>
                <w:color w:val="1A1A2E"/>
                <w:sz w:val="18"/>
                <w:szCs w:val="18"/>
              </w:rPr>
              <w:t>—</w:t>
            </w:r>
          </w:p>
        </w:tc>
      </w:tr>
    </w:tbl>
    <w:p w:rsidR="00D26A8E" w:rsidRDefault="00154387" w14:paraId="1460305F" w14:textId="77777777">
      <w:pPr>
        <w:pStyle w:val="Ttulo2"/>
      </w:pPr>
      <w:r>
        <w:t>5.2 Estructura y Proceso de Escalamiento</w:t>
      </w:r>
    </w:p>
    <w:p w:rsidR="009C1DA1" w:rsidP="001E5931" w:rsidRDefault="00154387" w14:paraId="5E2A779A" w14:textId="77777777">
      <w:pPr>
        <w:spacing w:after="120"/>
        <w:jc w:val="both"/>
      </w:pPr>
      <w:r>
        <w:t xml:space="preserve">La estructura de escalamiento sigue la jerarquía: </w:t>
      </w:r>
    </w:p>
    <w:p w:rsidR="00984F3F" w:rsidP="001E5931" w:rsidRDefault="00154387" w14:paraId="37B5A98B" w14:textId="77777777">
      <w:pPr>
        <w:spacing w:after="120"/>
        <w:jc w:val="both"/>
      </w:pPr>
      <w:r>
        <w:t xml:space="preserve">Equipo de Proyecto → </w:t>
      </w:r>
    </w:p>
    <w:p w:rsidR="00347D20" w:rsidP="001E5931" w:rsidRDefault="00154387" w14:paraId="1363B4D7" w14:textId="3484F22D">
      <w:pPr>
        <w:spacing w:after="120"/>
        <w:ind w:firstLine="708"/>
        <w:jc w:val="both"/>
      </w:pPr>
      <w:r>
        <w:t xml:space="preserve">Jefe de Proyecto TI (Roberto Nieto) → </w:t>
      </w:r>
    </w:p>
    <w:p w:rsidR="00ED5E11" w:rsidP="001E5931" w:rsidRDefault="00154387" w14:paraId="2CC4974A" w14:textId="77777777">
      <w:pPr>
        <w:spacing w:after="120"/>
        <w:ind w:left="2832" w:firstLine="708"/>
        <w:jc w:val="both"/>
      </w:pPr>
      <w:r>
        <w:t xml:space="preserve">Director TI (Cristián Santibáñez) → </w:t>
      </w:r>
    </w:p>
    <w:p w:rsidR="009C1DA1" w:rsidP="001E5931" w:rsidRDefault="00154387" w14:paraId="51566DA7" w14:textId="50461C9D">
      <w:pPr>
        <w:spacing w:after="120"/>
        <w:ind w:left="4956" w:firstLine="708"/>
        <w:jc w:val="both"/>
      </w:pPr>
      <w:r>
        <w:t xml:space="preserve">Sponsor (Andrea Belloy). </w:t>
      </w:r>
    </w:p>
    <w:p w:rsidR="00DC6A7F" w:rsidP="001E5931" w:rsidRDefault="00154387" w14:paraId="765704CC" w14:textId="77777777">
      <w:pPr>
        <w:spacing w:after="120"/>
        <w:jc w:val="both"/>
      </w:pPr>
      <w:r>
        <w:t xml:space="preserve">Los temas funcionales escalan por la vía: </w:t>
      </w:r>
    </w:p>
    <w:p w:rsidR="005B3505" w:rsidP="001E5931" w:rsidRDefault="00154387" w14:paraId="57875D14" w14:textId="77777777">
      <w:pPr>
        <w:spacing w:after="120"/>
        <w:jc w:val="both"/>
      </w:pPr>
      <w:r>
        <w:t xml:space="preserve">Equipo de Desarrollo → </w:t>
      </w:r>
    </w:p>
    <w:p w:rsidR="005B3505" w:rsidP="001E5931" w:rsidRDefault="00154387" w14:paraId="187639E4" w14:textId="77777777">
      <w:pPr>
        <w:spacing w:after="120"/>
        <w:ind w:left="1416" w:firstLine="708"/>
        <w:jc w:val="both"/>
      </w:pPr>
      <w:r>
        <w:t xml:space="preserve">Líder Funcional (Alejandro Villalba) → </w:t>
      </w:r>
    </w:p>
    <w:p w:rsidR="00D26A8E" w:rsidP="001E5931" w:rsidRDefault="00154387" w14:paraId="14603060" w14:textId="44695C34">
      <w:pPr>
        <w:spacing w:after="120"/>
        <w:ind w:left="4956" w:firstLine="708"/>
        <w:jc w:val="both"/>
      </w:pPr>
      <w:r>
        <w:t>Sponsor(Andrea Belloy).</w:t>
      </w:r>
    </w:p>
    <w:p w:rsidR="00D26A8E" w:rsidRDefault="00D26A8E" w14:paraId="14603061" w14:textId="77777777">
      <w:pPr>
        <w:spacing w:after="80"/>
      </w:pPr>
    </w:p>
    <w:p w:rsidR="00D26A8E" w:rsidRDefault="00154387" w14:paraId="14603062" w14:textId="77777777">
      <w:r>
        <w:br w:type="page"/>
      </w:r>
    </w:p>
    <w:p w:rsidR="00D26A8E" w:rsidRDefault="00154387" w14:paraId="14603063" w14:textId="77777777">
      <w:pPr>
        <w:pStyle w:val="Ttulo1"/>
      </w:pPr>
      <w:r>
        <w:t>6. Variables del Proyecto</w:t>
      </w:r>
    </w:p>
    <w:p w:rsidR="00D26A8E" w:rsidRDefault="00154387" w14:paraId="14603064" w14:textId="77777777">
      <w:pPr>
        <w:pStyle w:val="Ttulo2"/>
      </w:pPr>
      <w:r>
        <w:t>6.1 Tamaño</w:t>
      </w:r>
    </w:p>
    <w:p w:rsidR="00D26A8E" w:rsidP="00526AE2" w:rsidRDefault="00154387" w14:paraId="14603065" w14:textId="77777777">
      <w:pPr>
        <w:spacing w:after="120"/>
        <w:jc w:val="both"/>
      </w:pPr>
      <w:r>
        <w:rPr>
          <w:shd w:val="clear" w:color="auto" w:fill="BDD7EE"/>
        </w:rPr>
        <w:t xml:space="preserve">El proyecto comprende el desarrollo e implementación de un sistema web de </w:t>
      </w:r>
      <w:proofErr w:type="spellStart"/>
      <w:r>
        <w:rPr>
          <w:shd w:val="clear" w:color="auto" w:fill="BDD7EE"/>
        </w:rPr>
        <w:t>rematrícula</w:t>
      </w:r>
      <w:proofErr w:type="spellEnd"/>
      <w:r>
        <w:rPr>
          <w:shd w:val="clear" w:color="auto" w:fill="BDD7EE"/>
        </w:rPr>
        <w:t xml:space="preserve"> online con 24 requerimientos funcionales agrupados en 13 módulos funcionales: Autenticación, Gestión de Datos, Declaración de Discapacidad, Validaciones Académicas, Validación Financiera Anticipada, Validación Financiera Regular, Motor de Beneficios, Gestión CAE, Medios de Pago, Términos y Condiciones, Firma Digital, Comprobante y Confirmación.</w:t>
      </w:r>
    </w:p>
    <w:p w:rsidR="00D26A8E" w:rsidRDefault="00154387" w14:paraId="14603066" w14:textId="77777777">
      <w:pPr>
        <w:pStyle w:val="Ttulo2"/>
      </w:pPr>
      <w:r>
        <w:t>6.2 Esfuerzo Estimado</w:t>
      </w:r>
    </w:p>
    <w:tbl>
      <w:tblPr>
        <w:tblW w:w="97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960"/>
        <w:gridCol w:w="2400"/>
        <w:gridCol w:w="3400"/>
      </w:tblGrid>
      <w:tr w:rsidR="00054B62" w14:paraId="1460306A" w14:textId="77777777">
        <w:tc>
          <w:tcPr>
            <w:tcW w:w="396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vAlign w:val="center"/>
          </w:tcPr>
          <w:p w:rsidR="00D26A8E" w:rsidRDefault="00154387" w14:paraId="14603067" w14:textId="77777777">
            <w:r>
              <w:rPr>
                <w:b/>
                <w:bCs/>
                <w:color w:val="003366"/>
                <w:sz w:val="18"/>
                <w:szCs w:val="18"/>
              </w:rPr>
              <w:t>Actividad</w:t>
            </w:r>
          </w:p>
        </w:tc>
        <w:tc>
          <w:tcPr>
            <w:tcW w:w="24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vAlign w:val="center"/>
          </w:tcPr>
          <w:p w:rsidR="00D26A8E" w:rsidRDefault="00154387" w14:paraId="14603068" w14:textId="77777777">
            <w:r>
              <w:rPr>
                <w:b/>
                <w:bCs/>
                <w:color w:val="003366"/>
                <w:sz w:val="18"/>
                <w:szCs w:val="18"/>
              </w:rPr>
              <w:t>Perfil</w:t>
            </w:r>
          </w:p>
        </w:tc>
        <w:tc>
          <w:tcPr>
            <w:tcW w:w="34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vAlign w:val="center"/>
          </w:tcPr>
          <w:p w:rsidR="00D26A8E" w:rsidRDefault="00154387" w14:paraId="14603069" w14:textId="77777777">
            <w:r>
              <w:rPr>
                <w:b/>
                <w:bCs/>
                <w:color w:val="003366"/>
                <w:sz w:val="18"/>
                <w:szCs w:val="18"/>
              </w:rPr>
              <w:t>HH Estimadas</w:t>
            </w:r>
          </w:p>
        </w:tc>
      </w:tr>
      <w:tr w:rsidR="00054B62" w14:paraId="1460306E" w14:textId="77777777">
        <w:tc>
          <w:tcPr>
            <w:tcW w:w="3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06B" w14:textId="77777777">
            <w:r>
              <w:rPr>
                <w:color w:val="1A1A2E"/>
                <w:sz w:val="18"/>
                <w:szCs w:val="18"/>
              </w:rPr>
              <w:t>Análisis y diseño (F1)</w:t>
            </w:r>
          </w:p>
        </w:tc>
        <w:tc>
          <w:tcPr>
            <w:tcW w:w="2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06C" w14:textId="77777777">
            <w:r>
              <w:rPr>
                <w:color w:val="1A1A2E"/>
                <w:sz w:val="18"/>
                <w:szCs w:val="18"/>
              </w:rPr>
              <w:t>Líder de Proyecto + Líder Funcional</w:t>
            </w:r>
          </w:p>
        </w:tc>
        <w:tc>
          <w:tcPr>
            <w:tcW w:w="3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06D" w14:textId="77777777">
            <w:r>
              <w:rPr>
                <w:color w:val="1A1A2E"/>
                <w:sz w:val="18"/>
                <w:szCs w:val="18"/>
              </w:rPr>
              <w:t>40 HH</w:t>
            </w:r>
          </w:p>
        </w:tc>
      </w:tr>
      <w:tr w:rsidR="00054B62" w14:paraId="14603072" w14:textId="77777777">
        <w:tc>
          <w:tcPr>
            <w:tcW w:w="3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06F" w14:textId="77777777">
            <w:r>
              <w:rPr>
                <w:color w:val="1A1A2E"/>
                <w:sz w:val="18"/>
                <w:szCs w:val="18"/>
              </w:rPr>
              <w:t>Desarrollo (F2)</w:t>
            </w:r>
          </w:p>
        </w:tc>
        <w:tc>
          <w:tcPr>
            <w:tcW w:w="2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070" w14:textId="77777777">
            <w:r>
              <w:rPr>
                <w:color w:val="1A1A2E"/>
                <w:sz w:val="18"/>
                <w:szCs w:val="18"/>
              </w:rPr>
              <w:t>Equipo de Desarrollo</w:t>
            </w:r>
          </w:p>
        </w:tc>
        <w:tc>
          <w:tcPr>
            <w:tcW w:w="3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071" w14:textId="77777777">
            <w:r>
              <w:rPr>
                <w:color w:val="1A1A2E"/>
                <w:sz w:val="18"/>
                <w:szCs w:val="18"/>
              </w:rPr>
              <w:t>Variable (según complejidad)</w:t>
            </w:r>
          </w:p>
        </w:tc>
      </w:tr>
      <w:tr w:rsidR="00054B62" w14:paraId="14603076" w14:textId="77777777">
        <w:tc>
          <w:tcPr>
            <w:tcW w:w="3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073" w14:textId="77777777">
            <w:r>
              <w:rPr>
                <w:color w:val="1A1A2E"/>
                <w:sz w:val="18"/>
                <w:szCs w:val="18"/>
              </w:rPr>
              <w:t>Integraciones (F3)</w:t>
            </w:r>
          </w:p>
        </w:tc>
        <w:tc>
          <w:tcPr>
            <w:tcW w:w="2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074" w14:textId="77777777">
            <w:r>
              <w:rPr>
                <w:color w:val="1A1A2E"/>
                <w:sz w:val="18"/>
                <w:szCs w:val="18"/>
              </w:rPr>
              <w:t>Equipo de Desarrollo + TI</w:t>
            </w:r>
          </w:p>
        </w:tc>
        <w:tc>
          <w:tcPr>
            <w:tcW w:w="3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075" w14:textId="77777777">
            <w:r>
              <w:rPr>
                <w:color w:val="1A1A2E"/>
                <w:sz w:val="18"/>
                <w:szCs w:val="18"/>
              </w:rPr>
              <w:t>80 HH</w:t>
            </w:r>
          </w:p>
        </w:tc>
      </w:tr>
      <w:tr w:rsidR="00054B62" w14:paraId="1460307A" w14:textId="77777777">
        <w:tc>
          <w:tcPr>
            <w:tcW w:w="3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077" w14:textId="77777777">
            <w:r>
              <w:rPr>
                <w:color w:val="1A1A2E"/>
                <w:sz w:val="18"/>
                <w:szCs w:val="18"/>
              </w:rPr>
              <w:t>Pruebas y QA (F4)</w:t>
            </w:r>
          </w:p>
        </w:tc>
        <w:tc>
          <w:tcPr>
            <w:tcW w:w="2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078" w14:textId="77777777">
            <w:r>
              <w:rPr>
                <w:color w:val="1A1A2E"/>
                <w:sz w:val="18"/>
                <w:szCs w:val="18"/>
              </w:rPr>
              <w:t>Equipo TI + Líder Funcional</w:t>
            </w:r>
          </w:p>
        </w:tc>
        <w:tc>
          <w:tcPr>
            <w:tcW w:w="3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079" w14:textId="77777777">
            <w:r>
              <w:rPr>
                <w:color w:val="1A1A2E"/>
                <w:sz w:val="18"/>
                <w:szCs w:val="18"/>
              </w:rPr>
              <w:t>40 HH</w:t>
            </w:r>
          </w:p>
        </w:tc>
      </w:tr>
      <w:tr w:rsidR="00054B62" w14:paraId="1460307E" w14:textId="77777777">
        <w:tc>
          <w:tcPr>
            <w:tcW w:w="3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07B" w14:textId="77777777">
            <w:r>
              <w:rPr>
                <w:color w:val="1A1A2E"/>
                <w:sz w:val="18"/>
                <w:szCs w:val="18"/>
              </w:rPr>
              <w:t>Capacitación y cierre (F5)</w:t>
            </w:r>
          </w:p>
        </w:tc>
        <w:tc>
          <w:tcPr>
            <w:tcW w:w="2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07C" w14:textId="77777777">
            <w:r>
              <w:rPr>
                <w:color w:val="1A1A2E"/>
                <w:sz w:val="18"/>
                <w:szCs w:val="18"/>
              </w:rPr>
              <w:t>Líder de Proyecto</w:t>
            </w:r>
          </w:p>
        </w:tc>
        <w:tc>
          <w:tcPr>
            <w:tcW w:w="3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07D" w14:textId="77777777">
            <w:r>
              <w:rPr>
                <w:color w:val="1A1A2E"/>
                <w:sz w:val="18"/>
                <w:szCs w:val="18"/>
              </w:rPr>
              <w:t>16 HH</w:t>
            </w:r>
          </w:p>
        </w:tc>
      </w:tr>
      <w:tr w:rsidR="00054B62" w14:paraId="14603082" w14:textId="77777777">
        <w:tc>
          <w:tcPr>
            <w:tcW w:w="3960" w:type="dxa"/>
            <w:tcBorders>
              <w:top w:val="single" w:color="CCCCCC" w:sz="1" w:space="0"/>
              <w:left w:val="single" w:color="CCCCCC" w:sz="1" w:space="0"/>
              <w:bottom w:val="single" w:color="CCCCCC" w:sz="1" w:space="0"/>
              <w:right w:val="single" w:color="CCCCCC" w:sz="1" w:space="0"/>
            </w:tcBorders>
            <w:shd w:val="clear" w:color="auto" w:fill="DCE8F5"/>
            <w:tcMar>
              <w:top w:w="80" w:type="dxa"/>
              <w:left w:w="120" w:type="dxa"/>
              <w:bottom w:w="80" w:type="dxa"/>
              <w:right w:w="120" w:type="dxa"/>
            </w:tcMar>
            <w:vAlign w:val="center"/>
          </w:tcPr>
          <w:p w:rsidR="00D26A8E" w:rsidRDefault="00154387" w14:paraId="1460307F" w14:textId="77777777">
            <w:r>
              <w:rPr>
                <w:b/>
                <w:bCs/>
                <w:color w:val="1A1A2E"/>
                <w:sz w:val="18"/>
                <w:szCs w:val="18"/>
              </w:rPr>
              <w:t>TOTAL ESTIMADO</w:t>
            </w:r>
          </w:p>
        </w:tc>
        <w:tc>
          <w:tcPr>
            <w:tcW w:w="2400" w:type="dxa"/>
            <w:tcBorders>
              <w:top w:val="single" w:color="CCCCCC" w:sz="1" w:space="0"/>
              <w:left w:val="single" w:color="CCCCCC" w:sz="1" w:space="0"/>
              <w:bottom w:val="single" w:color="CCCCCC" w:sz="1" w:space="0"/>
              <w:right w:val="single" w:color="CCCCCC" w:sz="1" w:space="0"/>
            </w:tcBorders>
            <w:shd w:val="clear" w:color="auto" w:fill="DCE8F5"/>
            <w:tcMar>
              <w:top w:w="80" w:type="dxa"/>
              <w:left w:w="120" w:type="dxa"/>
              <w:bottom w:w="80" w:type="dxa"/>
              <w:right w:w="120" w:type="dxa"/>
            </w:tcMar>
            <w:vAlign w:val="center"/>
          </w:tcPr>
          <w:p w:rsidR="00D26A8E" w:rsidRDefault="00154387" w14:paraId="14603080" w14:textId="77777777">
            <w:r>
              <w:rPr>
                <w:b/>
                <w:bCs/>
                <w:color w:val="1A1A2E"/>
                <w:sz w:val="18"/>
                <w:szCs w:val="18"/>
              </w:rPr>
              <w:t>—</w:t>
            </w:r>
          </w:p>
        </w:tc>
        <w:tc>
          <w:tcPr>
            <w:tcW w:w="3400" w:type="dxa"/>
            <w:tcBorders>
              <w:top w:val="single" w:color="CCCCCC" w:sz="1" w:space="0"/>
              <w:left w:val="single" w:color="CCCCCC" w:sz="1" w:space="0"/>
              <w:bottom w:val="single" w:color="CCCCCC" w:sz="1" w:space="0"/>
              <w:right w:val="single" w:color="CCCCCC" w:sz="1" w:space="0"/>
            </w:tcBorders>
            <w:shd w:val="clear" w:color="auto" w:fill="DCE8F5"/>
            <w:tcMar>
              <w:top w:w="80" w:type="dxa"/>
              <w:left w:w="120" w:type="dxa"/>
              <w:bottom w:w="80" w:type="dxa"/>
              <w:right w:w="120" w:type="dxa"/>
            </w:tcMar>
            <w:vAlign w:val="center"/>
          </w:tcPr>
          <w:p w:rsidR="00D26A8E" w:rsidRDefault="00154387" w14:paraId="14603081" w14:textId="11A0B19B">
            <w:r>
              <w:rPr>
                <w:b/>
                <w:bCs/>
                <w:color w:val="1A1A2E"/>
                <w:sz w:val="18"/>
                <w:szCs w:val="18"/>
              </w:rPr>
              <w:t>~176 HH + desarrollo</w:t>
            </w:r>
          </w:p>
        </w:tc>
      </w:tr>
    </w:tbl>
    <w:p w:rsidR="0076488B" w:rsidRDefault="0076488B" w14:paraId="2F64EA4D" w14:textId="1616A013">
      <w:pPr>
        <w:pStyle w:val="Ttulo2"/>
      </w:pPr>
    </w:p>
    <w:p w:rsidR="00D26A8E" w:rsidRDefault="00154387" w14:paraId="14603083" w14:textId="2182BBA2">
      <w:pPr>
        <w:pStyle w:val="Ttulo2"/>
      </w:pPr>
      <w:r>
        <w:t>6.3 Costo</w:t>
      </w:r>
    </w:p>
    <w:p w:rsidR="00D26A8E" w:rsidP="00526AE2" w:rsidRDefault="00154387" w14:paraId="14603084" w14:textId="284BF74B">
      <w:pPr>
        <w:spacing w:after="120"/>
        <w:jc w:val="both"/>
      </w:pPr>
      <w:r>
        <w:t>El proyecto se ejecuta con recursos internos de la Dirección de Innovación y Transformación Digital y externos. El costo asociado corresponde al esfuerzo interno en horas/hombre del equipo TI y del área funcional. Los medios de pago electrónicos a integrar corresponden a plataformas ya contratadas (</w:t>
      </w:r>
      <w:proofErr w:type="spellStart"/>
      <w:r>
        <w:t>WebPay</w:t>
      </w:r>
      <w:proofErr w:type="spellEnd"/>
      <w:r>
        <w:t>, TOKU PAT/PAC), por lo que no se contemplan nuevos costos de licenciamiento.</w:t>
      </w:r>
    </w:p>
    <w:p w:rsidR="00D26A8E" w:rsidRDefault="00D26A8E" w14:paraId="14603085" w14:textId="77777777">
      <w:pPr>
        <w:spacing w:after="80"/>
      </w:pPr>
    </w:p>
    <w:p w:rsidR="00D26A8E" w:rsidRDefault="00154387" w14:paraId="14603086" w14:textId="77777777">
      <w:r>
        <w:br w:type="page"/>
      </w:r>
    </w:p>
    <w:p w:rsidR="00D26A8E" w:rsidRDefault="00154387" w14:paraId="14603087" w14:textId="77777777">
      <w:pPr>
        <w:pStyle w:val="Ttulo1"/>
      </w:pPr>
      <w:r>
        <w:t>7. Requerimientos del Negocio</w:t>
      </w:r>
    </w:p>
    <w:p w:rsidR="00D26A8E" w:rsidP="00526AE2" w:rsidRDefault="00154387" w14:paraId="14603088" w14:textId="130DD466">
      <w:pPr>
        <w:spacing w:after="120"/>
        <w:jc w:val="both"/>
      </w:pPr>
      <w:r>
        <w:t>Se requiere digitalizar completamente el proceso de rematricula anual de alumnos vigentes de UNIACC, garantizando:</w:t>
      </w:r>
    </w:p>
    <w:p w:rsidR="00D26A8E" w:rsidP="001E5931" w:rsidRDefault="00154387" w14:paraId="14603089" w14:textId="77777777">
      <w:pPr>
        <w:numPr>
          <w:ilvl w:val="0"/>
          <w:numId w:val="2"/>
        </w:numPr>
        <w:spacing w:after="80"/>
        <w:jc w:val="both"/>
      </w:pPr>
      <w:r>
        <w:t>Disponibilidad del proceso 24/7 desde cualquier dispositivo con acceso a internet.</w:t>
      </w:r>
    </w:p>
    <w:p w:rsidR="00D26A8E" w:rsidP="001E5931" w:rsidRDefault="00154387" w14:paraId="1460308A" w14:textId="77777777">
      <w:pPr>
        <w:numPr>
          <w:ilvl w:val="0"/>
          <w:numId w:val="2"/>
        </w:numPr>
        <w:spacing w:after="80"/>
        <w:jc w:val="both"/>
      </w:pPr>
      <w:r>
        <w:t>Aplicación automática y correcta de la matriz de beneficios, eliminando el error humano en el cálculo.</w:t>
      </w:r>
    </w:p>
    <w:p w:rsidR="00D26A8E" w:rsidP="001E5931" w:rsidRDefault="00154387" w14:paraId="1460308B" w14:textId="63FA6832">
      <w:pPr>
        <w:numPr>
          <w:ilvl w:val="0"/>
          <w:numId w:val="2"/>
        </w:numPr>
        <w:spacing w:after="80"/>
        <w:jc w:val="both"/>
      </w:pPr>
      <w:r>
        <w:t>Incentivación de la rematricula anticipada mediante campañas de descuento parametrizables.</w:t>
      </w:r>
    </w:p>
    <w:p w:rsidR="00D26A8E" w:rsidP="001E5931" w:rsidRDefault="00154387" w14:paraId="1460308C" w14:textId="77777777">
      <w:pPr>
        <w:numPr>
          <w:ilvl w:val="0"/>
          <w:numId w:val="2"/>
        </w:numPr>
        <w:spacing w:after="80"/>
        <w:jc w:val="both"/>
      </w:pPr>
      <w:r>
        <w:t>Cumplimiento de las reglas de negocio institucionales (no acumulabilidad de becas internas con convenios, máxima morosidad permitida, validación de promedio).</w:t>
      </w:r>
    </w:p>
    <w:p w:rsidR="00D26A8E" w:rsidP="001E5931" w:rsidRDefault="00154387" w14:paraId="1460308D" w14:textId="77777777">
      <w:pPr>
        <w:numPr>
          <w:ilvl w:val="0"/>
          <w:numId w:val="2"/>
        </w:numPr>
        <w:spacing w:after="80"/>
        <w:jc w:val="both"/>
      </w:pPr>
      <w:r>
        <w:t>Trazabilidad y auditoría de todas las operaciones realizadas durante el proceso.</w:t>
      </w:r>
    </w:p>
    <w:p w:rsidR="00D26A8E" w:rsidP="001E5931" w:rsidRDefault="00154387" w14:paraId="1460308E" w14:textId="77777777">
      <w:pPr>
        <w:numPr>
          <w:ilvl w:val="0"/>
          <w:numId w:val="2"/>
        </w:numPr>
        <w:spacing w:after="80"/>
        <w:jc w:val="both"/>
      </w:pPr>
      <w:r>
        <w:t>Reducción de la carga operativa de los equipos de Admisión, Región Escolar y Cobranzas.</w:t>
      </w:r>
    </w:p>
    <w:p w:rsidR="00D26A8E" w:rsidRDefault="00D26A8E" w14:paraId="1460308F" w14:textId="77777777">
      <w:pPr>
        <w:spacing w:after="80"/>
      </w:pPr>
    </w:p>
    <w:p w:rsidR="00D26A8E" w:rsidRDefault="00154387" w14:paraId="14603090" w14:textId="77777777">
      <w:r>
        <w:br w:type="page"/>
      </w:r>
    </w:p>
    <w:p w:rsidR="00D26A8E" w:rsidRDefault="00154387" w14:paraId="14603091" w14:textId="77777777">
      <w:pPr>
        <w:pStyle w:val="Ttulo1"/>
      </w:pPr>
      <w:r>
        <w:t>8. Requerimientos Funcionales</w:t>
      </w:r>
    </w:p>
    <w:p w:rsidR="00D26A8E" w:rsidRDefault="00154387" w14:paraId="14603092" w14:textId="5A47D338">
      <w:pPr>
        <w:spacing w:after="120"/>
      </w:pPr>
      <w:r>
        <w:t>Solicitante de todos los requerimientos: Dirección de Vida Universitaria / Líder Funcional: Alejandro Villalba</w:t>
      </w:r>
    </w:p>
    <w:p w:rsidR="00D26A8E" w:rsidRDefault="00D26A8E" w14:paraId="14603093" w14:textId="77777777">
      <w:pPr>
        <w:spacing w:after="80"/>
      </w:pPr>
    </w:p>
    <w:tbl>
      <w:tblPr>
        <w:tblW w:w="97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502"/>
        <w:gridCol w:w="2494"/>
        <w:gridCol w:w="1956"/>
        <w:gridCol w:w="3808"/>
      </w:tblGrid>
      <w:tr w:rsidR="0076488B" w14:paraId="14603095" w14:textId="77777777">
        <w:tc>
          <w:tcPr>
            <w:tcW w:w="0" w:type="auto"/>
            <w:gridSpan w:val="4"/>
            <w:tcBorders>
              <w:top w:val="single" w:color="003366" w:sz="1" w:space="0"/>
              <w:left w:val="single" w:color="003366" w:sz="1" w:space="0"/>
              <w:bottom w:val="single" w:color="003366" w:sz="1" w:space="0"/>
              <w:right w:val="single" w:color="003366" w:sz="1" w:space="0"/>
            </w:tcBorders>
            <w:shd w:val="clear" w:color="auto" w:fill="003366"/>
            <w:tcMar>
              <w:top w:w="80" w:type="dxa"/>
              <w:left w:w="120" w:type="dxa"/>
              <w:bottom w:w="80" w:type="dxa"/>
              <w:right w:w="120" w:type="dxa"/>
            </w:tcMar>
          </w:tcPr>
          <w:p w:rsidR="00D26A8E" w:rsidRDefault="00154387" w14:paraId="14603094" w14:textId="77777777">
            <w:r>
              <w:rPr>
                <w:b/>
                <w:bCs/>
                <w:color w:val="FFFFFF"/>
                <w:sz w:val="20"/>
                <w:szCs w:val="20"/>
              </w:rPr>
              <w:t>RF-001 – Proceso de Matrícula</w:t>
            </w:r>
          </w:p>
        </w:tc>
      </w:tr>
      <w:tr w:rsidR="00A2027A" w14:paraId="1460309A"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096" w14:textId="77777777">
            <w:r>
              <w:rPr>
                <w:b/>
                <w:bCs/>
                <w:color w:val="1A1A2E"/>
                <w:sz w:val="18"/>
                <w:szCs w:val="18"/>
              </w:rPr>
              <w:t>ID Requerimiento</w:t>
            </w:r>
          </w:p>
        </w:tc>
        <w:tc>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097" w14:textId="77777777">
            <w:r>
              <w:rPr>
                <w:color w:val="1A1A2E"/>
                <w:sz w:val="18"/>
                <w:szCs w:val="18"/>
              </w:rPr>
              <w:t>RF-001</w:t>
            </w:r>
          </w:p>
        </w:tc>
        <w:tc>
          <w:tcPr>
            <w:tcW w:w="20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098" w14:textId="77777777">
            <w:r>
              <w:rPr>
                <w:b/>
                <w:bCs/>
                <w:color w:val="1A1A2E"/>
                <w:sz w:val="18"/>
                <w:szCs w:val="18"/>
              </w:rPr>
              <w:t>ID Caso de Uso</w:t>
            </w:r>
          </w:p>
        </w:tc>
        <w:tc>
          <w:tcPr>
            <w:tcW w:w="2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099" w14:textId="77777777">
            <w:r>
              <w:rPr>
                <w:color w:val="1A1A2E"/>
                <w:sz w:val="18"/>
                <w:szCs w:val="18"/>
              </w:rPr>
              <w:t>CU-001</w:t>
            </w:r>
          </w:p>
        </w:tc>
      </w:tr>
      <w:tr w:rsidR="00A2027A" w14:paraId="1460309D"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09B" w14:textId="77777777">
            <w:r>
              <w:rPr>
                <w:b/>
                <w:bCs/>
                <w:color w:val="1A1A2E"/>
                <w:sz w:val="18"/>
                <w:szCs w:val="18"/>
              </w:rPr>
              <w:t>Descripción</w:t>
            </w:r>
          </w:p>
        </w:tc>
        <w:tc>
          <w:tcPr>
            <w:tcW w:w="8560" w:type="dxa"/>
            <w:gridSpan w:val="3"/>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26A8E" w:rsidRDefault="00154387" w14:paraId="1460309C" w14:textId="77777777">
            <w:r>
              <w:rPr>
                <w:sz w:val="18"/>
                <w:szCs w:val="18"/>
              </w:rPr>
              <w:t>El sistema debe procesar la matrícula en línea de manera completa, integrando todas las validaciones, cálculos de beneficios y confirmación de pago.</w:t>
            </w:r>
          </w:p>
        </w:tc>
      </w:tr>
      <w:tr w:rsidR="00A2027A" w14:paraId="146030A2"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09E" w14:textId="77777777">
            <w:r>
              <w:rPr>
                <w:b/>
                <w:bCs/>
                <w:color w:val="1A1A2E"/>
                <w:sz w:val="18"/>
                <w:szCs w:val="18"/>
              </w:rPr>
              <w:t>Criticidad</w:t>
            </w:r>
          </w:p>
        </w:tc>
        <w:tc>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09F" w14:textId="77777777">
            <w:r>
              <w:rPr>
                <w:color w:val="1A1A2E"/>
                <w:sz w:val="18"/>
                <w:szCs w:val="18"/>
              </w:rPr>
              <w:t>Alta</w:t>
            </w:r>
          </w:p>
        </w:tc>
        <w:tc>
          <w:tcPr>
            <w:tcW w:w="20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0A0" w14:textId="77777777">
            <w:r>
              <w:rPr>
                <w:b/>
                <w:bCs/>
                <w:color w:val="1A1A2E"/>
                <w:sz w:val="18"/>
                <w:szCs w:val="18"/>
              </w:rPr>
              <w:t>Solicitante</w:t>
            </w:r>
          </w:p>
        </w:tc>
        <w:tc>
          <w:tcPr>
            <w:tcW w:w="2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0A1" w14:textId="77777777">
            <w:r>
              <w:rPr>
                <w:color w:val="1A1A2E"/>
                <w:sz w:val="18"/>
                <w:szCs w:val="18"/>
              </w:rPr>
              <w:t>Dirección DITD / Líder Funcional</w:t>
            </w:r>
          </w:p>
        </w:tc>
      </w:tr>
      <w:tr w:rsidR="00A2027A" w14:paraId="146030A5"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0A3" w14:textId="77777777">
            <w:r>
              <w:rPr>
                <w:b/>
                <w:bCs/>
                <w:color w:val="1A1A2E"/>
                <w:sz w:val="18"/>
                <w:szCs w:val="18"/>
              </w:rPr>
              <w:t>Premisas</w:t>
            </w:r>
          </w:p>
        </w:tc>
        <w:tc>
          <w:tcPr>
            <w:tcW w:w="8560" w:type="dxa"/>
            <w:gridSpan w:val="3"/>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26A8E" w:rsidRDefault="00154387" w14:paraId="146030A4" w14:textId="05603D09">
            <w:r>
              <w:rPr>
                <w:sz w:val="18"/>
                <w:szCs w:val="18"/>
              </w:rPr>
              <w:t>El alumno debe ser alumno vigente.</w:t>
            </w:r>
          </w:p>
        </w:tc>
      </w:tr>
      <w:tr w:rsidR="00A2027A" w14:paraId="146030A8"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0A6" w14:textId="77777777">
            <w:r>
              <w:rPr>
                <w:b/>
                <w:bCs/>
                <w:color w:val="1A1A2E"/>
                <w:sz w:val="18"/>
                <w:szCs w:val="18"/>
              </w:rPr>
              <w:t>Criterio de Aceptación</w:t>
            </w:r>
          </w:p>
        </w:tc>
        <w:tc>
          <w:tcPr>
            <w:tcW w:w="8560" w:type="dxa"/>
            <w:gridSpan w:val="3"/>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26A8E" w:rsidRDefault="00154387" w14:paraId="146030A7" w14:textId="77777777">
            <w:r>
              <w:rPr>
                <w:sz w:val="18"/>
                <w:szCs w:val="18"/>
              </w:rPr>
              <w:t>Término exitoso del proceso de matrícula con registro generado en el sistema.</w:t>
            </w:r>
          </w:p>
        </w:tc>
      </w:tr>
    </w:tbl>
    <w:p w:rsidR="00D26A8E" w:rsidRDefault="00D26A8E" w14:paraId="146030A9" w14:textId="77777777">
      <w:pPr>
        <w:spacing w:after="80"/>
      </w:pPr>
    </w:p>
    <w:tbl>
      <w:tblPr>
        <w:tblW w:w="97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502"/>
        <w:gridCol w:w="2494"/>
        <w:gridCol w:w="1956"/>
        <w:gridCol w:w="3808"/>
      </w:tblGrid>
      <w:tr w:rsidR="0076488B" w14:paraId="146030AB" w14:textId="77777777">
        <w:tc>
          <w:tcPr>
            <w:tcW w:w="0" w:type="auto"/>
            <w:gridSpan w:val="4"/>
            <w:tcBorders>
              <w:top w:val="single" w:color="003366" w:sz="1" w:space="0"/>
              <w:left w:val="single" w:color="003366" w:sz="1" w:space="0"/>
              <w:bottom w:val="single" w:color="003366" w:sz="1" w:space="0"/>
              <w:right w:val="single" w:color="003366" w:sz="1" w:space="0"/>
            </w:tcBorders>
            <w:shd w:val="clear" w:color="auto" w:fill="003366"/>
            <w:tcMar>
              <w:top w:w="80" w:type="dxa"/>
              <w:left w:w="120" w:type="dxa"/>
              <w:bottom w:w="80" w:type="dxa"/>
              <w:right w:w="120" w:type="dxa"/>
            </w:tcMar>
          </w:tcPr>
          <w:p w:rsidR="00D26A8E" w:rsidRDefault="00154387" w14:paraId="146030AA" w14:textId="77777777">
            <w:r>
              <w:rPr>
                <w:b/>
                <w:bCs/>
                <w:color w:val="FFFFFF"/>
                <w:sz w:val="20"/>
                <w:szCs w:val="20"/>
              </w:rPr>
              <w:t>RF-002 – Login</w:t>
            </w:r>
          </w:p>
        </w:tc>
      </w:tr>
      <w:tr w:rsidR="00A2027A" w14:paraId="146030B0"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0AC" w14:textId="77777777">
            <w:r>
              <w:rPr>
                <w:b/>
                <w:bCs/>
                <w:color w:val="1A1A2E"/>
                <w:sz w:val="18"/>
                <w:szCs w:val="18"/>
              </w:rPr>
              <w:t>ID Requerimiento</w:t>
            </w:r>
          </w:p>
        </w:tc>
        <w:tc>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0AD" w14:textId="48E98C22">
            <w:r>
              <w:rPr>
                <w:color w:val="1A1A2E"/>
                <w:sz w:val="18"/>
                <w:szCs w:val="18"/>
              </w:rPr>
              <w:t>RF-002</w:t>
            </w:r>
          </w:p>
        </w:tc>
        <w:tc>
          <w:tcPr>
            <w:tcW w:w="20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0AE" w14:textId="77777777">
            <w:r>
              <w:rPr>
                <w:b/>
                <w:bCs/>
                <w:color w:val="1A1A2E"/>
                <w:sz w:val="18"/>
                <w:szCs w:val="18"/>
              </w:rPr>
              <w:t>ID Caso de Uso</w:t>
            </w:r>
          </w:p>
        </w:tc>
        <w:tc>
          <w:tcPr>
            <w:tcW w:w="2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0AF" w14:textId="77777777">
            <w:r>
              <w:rPr>
                <w:color w:val="1A1A2E"/>
                <w:sz w:val="18"/>
                <w:szCs w:val="18"/>
              </w:rPr>
              <w:t>CU-002</w:t>
            </w:r>
          </w:p>
        </w:tc>
      </w:tr>
      <w:tr w:rsidR="00A2027A" w14:paraId="146030B3"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0B1" w14:textId="77777777">
            <w:r>
              <w:rPr>
                <w:b/>
                <w:bCs/>
                <w:color w:val="1A1A2E"/>
                <w:sz w:val="18"/>
                <w:szCs w:val="18"/>
              </w:rPr>
              <w:t>Descripción</w:t>
            </w:r>
          </w:p>
        </w:tc>
        <w:tc>
          <w:tcPr>
            <w:tcW w:w="8560" w:type="dxa"/>
            <w:gridSpan w:val="3"/>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26A8E" w:rsidRDefault="00154387" w14:paraId="146030B2" w14:textId="77777777">
            <w:r>
              <w:rPr>
                <w:sz w:val="18"/>
                <w:szCs w:val="18"/>
              </w:rPr>
              <w:t xml:space="preserve">El sistema debe procesar el </w:t>
            </w:r>
            <w:proofErr w:type="spellStart"/>
            <w:r>
              <w:rPr>
                <w:sz w:val="18"/>
                <w:szCs w:val="18"/>
              </w:rPr>
              <w:t>login</w:t>
            </w:r>
            <w:proofErr w:type="spellEnd"/>
            <w:r>
              <w:rPr>
                <w:sz w:val="18"/>
                <w:szCs w:val="18"/>
              </w:rPr>
              <w:t xml:space="preserve"> con los datos de usuario y </w:t>
            </w:r>
            <w:proofErr w:type="spellStart"/>
            <w:r>
              <w:rPr>
                <w:sz w:val="18"/>
                <w:szCs w:val="18"/>
              </w:rPr>
              <w:t>password</w:t>
            </w:r>
            <w:proofErr w:type="spellEnd"/>
            <w:r>
              <w:rPr>
                <w:sz w:val="18"/>
                <w:szCs w:val="18"/>
              </w:rPr>
              <w:t xml:space="preserve"> de U+ (plataforma institucional de autenticación).</w:t>
            </w:r>
          </w:p>
        </w:tc>
      </w:tr>
      <w:tr w:rsidR="00A2027A" w14:paraId="146030B8"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0B4" w14:textId="77777777">
            <w:r>
              <w:rPr>
                <w:b/>
                <w:bCs/>
                <w:color w:val="1A1A2E"/>
                <w:sz w:val="18"/>
                <w:szCs w:val="18"/>
              </w:rPr>
              <w:t>Criticidad</w:t>
            </w:r>
          </w:p>
        </w:tc>
        <w:tc>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0B5" w14:textId="0F712133">
            <w:r>
              <w:rPr>
                <w:color w:val="1A1A2E"/>
                <w:sz w:val="18"/>
                <w:szCs w:val="18"/>
              </w:rPr>
              <w:t xml:space="preserve">Alta </w:t>
            </w:r>
          </w:p>
        </w:tc>
        <w:tc>
          <w:tcPr>
            <w:tcW w:w="20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0B6" w14:textId="77777777">
            <w:r>
              <w:rPr>
                <w:b/>
                <w:bCs/>
                <w:color w:val="1A1A2E"/>
                <w:sz w:val="18"/>
                <w:szCs w:val="18"/>
              </w:rPr>
              <w:t>Solicitante</w:t>
            </w:r>
          </w:p>
        </w:tc>
        <w:tc>
          <w:tcPr>
            <w:tcW w:w="2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0B7" w14:textId="77777777">
            <w:r>
              <w:rPr>
                <w:color w:val="1A1A2E"/>
                <w:sz w:val="18"/>
                <w:szCs w:val="18"/>
              </w:rPr>
              <w:t>Dirección DITD / Líder Funcional</w:t>
            </w:r>
          </w:p>
        </w:tc>
      </w:tr>
      <w:tr w:rsidR="00A2027A" w14:paraId="146030BB"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0B9" w14:textId="77777777">
            <w:r>
              <w:rPr>
                <w:b/>
                <w:bCs/>
                <w:color w:val="1A1A2E"/>
                <w:sz w:val="18"/>
                <w:szCs w:val="18"/>
              </w:rPr>
              <w:t>Premisas</w:t>
            </w:r>
          </w:p>
        </w:tc>
        <w:tc>
          <w:tcPr>
            <w:tcW w:w="8560" w:type="dxa"/>
            <w:gridSpan w:val="3"/>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26A8E" w:rsidRDefault="00154387" w14:paraId="146030BA" w14:textId="08CEECD4">
            <w:r>
              <w:rPr>
                <w:sz w:val="18"/>
                <w:szCs w:val="18"/>
              </w:rPr>
              <w:t xml:space="preserve">El alumno debe ser alumno vigente. Debe contar con usuario y </w:t>
            </w:r>
            <w:proofErr w:type="spellStart"/>
            <w:r>
              <w:rPr>
                <w:sz w:val="18"/>
                <w:szCs w:val="18"/>
              </w:rPr>
              <w:t>password</w:t>
            </w:r>
            <w:proofErr w:type="spellEnd"/>
            <w:r>
              <w:rPr>
                <w:sz w:val="18"/>
                <w:szCs w:val="18"/>
              </w:rPr>
              <w:t xml:space="preserve"> activos en U+.</w:t>
            </w:r>
          </w:p>
        </w:tc>
      </w:tr>
      <w:tr w:rsidR="00A2027A" w14:paraId="146030BE"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0BC" w14:textId="77777777">
            <w:r>
              <w:rPr>
                <w:b/>
                <w:bCs/>
                <w:color w:val="1A1A2E"/>
                <w:sz w:val="18"/>
                <w:szCs w:val="18"/>
              </w:rPr>
              <w:t>Criterio de Aceptación</w:t>
            </w:r>
          </w:p>
        </w:tc>
        <w:tc>
          <w:tcPr>
            <w:tcW w:w="8560" w:type="dxa"/>
            <w:gridSpan w:val="3"/>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26A8E" w:rsidRDefault="00154387" w14:paraId="146030BD" w14:textId="77777777">
            <w:r>
              <w:rPr>
                <w:sz w:val="18"/>
                <w:szCs w:val="18"/>
              </w:rPr>
              <w:t xml:space="preserve">El alumno debe </w:t>
            </w:r>
            <w:proofErr w:type="spellStart"/>
            <w:r>
              <w:rPr>
                <w:sz w:val="18"/>
                <w:szCs w:val="18"/>
              </w:rPr>
              <w:t>loguearse</w:t>
            </w:r>
            <w:proofErr w:type="spellEnd"/>
            <w:r>
              <w:rPr>
                <w:sz w:val="18"/>
                <w:szCs w:val="18"/>
              </w:rPr>
              <w:t xml:space="preserve"> de manera exitosa si los datos ingresados son correctos. El sistema debe rechazar credenciales incorrectas o inactivas.</w:t>
            </w:r>
          </w:p>
        </w:tc>
      </w:tr>
    </w:tbl>
    <w:p w:rsidR="00D26A8E" w:rsidRDefault="00D26A8E" w14:paraId="146030BF" w14:textId="77777777">
      <w:pPr>
        <w:spacing w:after="80"/>
      </w:pPr>
    </w:p>
    <w:tbl>
      <w:tblPr>
        <w:tblW w:w="97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502"/>
        <w:gridCol w:w="2494"/>
        <w:gridCol w:w="1956"/>
        <w:gridCol w:w="3808"/>
      </w:tblGrid>
      <w:tr w:rsidR="0076488B" w:rsidTr="5EBF6CDC" w14:paraId="146030C1" w14:textId="77777777">
        <w:tc>
          <w:tcPr>
            <w:tcW w:w="0" w:type="auto"/>
            <w:gridSpan w:val="4"/>
            <w:tcBorders>
              <w:top w:val="single" w:color="003366" w:sz="1" w:space="0"/>
              <w:left w:val="single" w:color="003366" w:sz="1" w:space="0"/>
              <w:bottom w:val="single" w:color="003366" w:sz="1" w:space="0"/>
              <w:right w:val="single" w:color="003366" w:sz="1" w:space="0"/>
            </w:tcBorders>
            <w:shd w:val="clear" w:color="auto" w:fill="003366"/>
            <w:tcMar>
              <w:top w:w="80" w:type="dxa"/>
              <w:left w:w="120" w:type="dxa"/>
              <w:bottom w:w="80" w:type="dxa"/>
              <w:right w:w="120" w:type="dxa"/>
            </w:tcMar>
          </w:tcPr>
          <w:p w:rsidR="00D26A8E" w:rsidRDefault="00154387" w14:paraId="146030C0" w14:textId="77777777">
            <w:r>
              <w:rPr>
                <w:b/>
                <w:bCs/>
                <w:color w:val="FFFFFF"/>
                <w:sz w:val="20"/>
                <w:szCs w:val="20"/>
              </w:rPr>
              <w:t>RF-003 – Carga de Información del Alumno</w:t>
            </w:r>
          </w:p>
        </w:tc>
      </w:tr>
      <w:tr w:rsidR="00A2027A" w:rsidTr="5EBF6CDC" w14:paraId="146030C6"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0C2" w14:textId="77777777">
            <w:r>
              <w:rPr>
                <w:b/>
                <w:bCs/>
                <w:color w:val="1A1A2E"/>
                <w:sz w:val="18"/>
                <w:szCs w:val="18"/>
              </w:rPr>
              <w:t>ID Requerimiento</w:t>
            </w:r>
          </w:p>
        </w:tc>
        <w:tc>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0C3" w14:textId="77777777">
            <w:r>
              <w:rPr>
                <w:color w:val="1A1A2E"/>
                <w:sz w:val="18"/>
                <w:szCs w:val="18"/>
              </w:rPr>
              <w:t>RF-003</w:t>
            </w:r>
          </w:p>
        </w:tc>
        <w:tc>
          <w:tcPr>
            <w:tcW w:w="20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0C4" w14:textId="77777777">
            <w:r>
              <w:rPr>
                <w:b/>
                <w:bCs/>
                <w:color w:val="1A1A2E"/>
                <w:sz w:val="18"/>
                <w:szCs w:val="18"/>
              </w:rPr>
              <w:t>ID Caso de Uso</w:t>
            </w:r>
          </w:p>
        </w:tc>
        <w:tc>
          <w:tcPr>
            <w:tcW w:w="2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0C5" w14:textId="77777777">
            <w:r>
              <w:rPr>
                <w:color w:val="1A1A2E"/>
                <w:sz w:val="18"/>
                <w:szCs w:val="18"/>
              </w:rPr>
              <w:t>CU-003</w:t>
            </w:r>
          </w:p>
        </w:tc>
      </w:tr>
      <w:tr w:rsidR="00A2027A" w:rsidTr="5EBF6CDC" w14:paraId="146030C9"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0C7" w14:textId="77777777">
            <w:r>
              <w:rPr>
                <w:b/>
                <w:bCs/>
                <w:color w:val="1A1A2E"/>
                <w:sz w:val="18"/>
                <w:szCs w:val="18"/>
              </w:rPr>
              <w:t>Descripción</w:t>
            </w:r>
          </w:p>
        </w:tc>
        <w:tc>
          <w:tcPr>
            <w:tcW w:w="8560" w:type="dxa"/>
            <w:gridSpan w:val="3"/>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26A8E" w:rsidRDefault="00154387" w14:paraId="146030C8" w14:textId="28A06581">
            <w:r w:rsidRPr="5EBF6CDC" w:rsidR="00154387">
              <w:rPr>
                <w:sz w:val="18"/>
                <w:szCs w:val="18"/>
              </w:rPr>
              <w:t>El sistema debe mostrar los datos del alumno: Nombre, RUT, Dirección, Comuna, Región, Teléfono Celular, Teléfono Fijo, Email institucional, Email Personal.</w:t>
            </w:r>
            <w:r w:rsidRPr="5EBF6CDC" w:rsidR="00C51FB3">
              <w:rPr>
                <w:sz w:val="18"/>
                <w:szCs w:val="18"/>
              </w:rPr>
              <w:t xml:space="preserve"> Además de los datos </w:t>
            </w:r>
            <w:r w:rsidRPr="5EBF6CDC" w:rsidR="002D63C7">
              <w:rPr>
                <w:sz w:val="18"/>
                <w:szCs w:val="18"/>
              </w:rPr>
              <w:t>del apoderad</w:t>
            </w:r>
            <w:r w:rsidRPr="5EBF6CDC" w:rsidR="002D63C7">
              <w:rPr>
                <w:sz w:val="18"/>
                <w:szCs w:val="18"/>
              </w:rPr>
              <w:t xml:space="preserve">o: </w:t>
            </w:r>
            <w:r w:rsidRPr="5EBF6CDC" w:rsidR="002D63C7">
              <w:rPr>
                <w:sz w:val="18"/>
                <w:szCs w:val="18"/>
              </w:rPr>
              <w:t xml:space="preserve">Nombre, RUT, Dirección, Comuna, Región, Teléfono Celular, Teléfono Fijo, Email </w:t>
            </w:r>
            <w:r w:rsidRPr="5EBF6CDC" w:rsidR="002D63C7">
              <w:rPr>
                <w:sz w:val="18"/>
                <w:szCs w:val="18"/>
              </w:rPr>
              <w:t xml:space="preserve">personal </w:t>
            </w:r>
          </w:p>
        </w:tc>
      </w:tr>
      <w:tr w:rsidR="00A2027A" w:rsidTr="5EBF6CDC" w14:paraId="146030CE"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0CA" w14:textId="77777777">
            <w:r>
              <w:rPr>
                <w:b/>
                <w:bCs/>
                <w:color w:val="1A1A2E"/>
                <w:sz w:val="18"/>
                <w:szCs w:val="18"/>
              </w:rPr>
              <w:t>Criticidad</w:t>
            </w:r>
          </w:p>
        </w:tc>
        <w:tc>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0CB" w14:textId="77777777">
            <w:r>
              <w:rPr>
                <w:color w:val="1A1A2E"/>
                <w:sz w:val="18"/>
                <w:szCs w:val="18"/>
              </w:rPr>
              <w:t>Alta</w:t>
            </w:r>
          </w:p>
        </w:tc>
        <w:tc>
          <w:tcPr>
            <w:tcW w:w="20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0CC" w14:textId="77777777">
            <w:r>
              <w:rPr>
                <w:b/>
                <w:bCs/>
                <w:color w:val="1A1A2E"/>
                <w:sz w:val="18"/>
                <w:szCs w:val="18"/>
              </w:rPr>
              <w:t>Solicitante</w:t>
            </w:r>
          </w:p>
        </w:tc>
        <w:tc>
          <w:tcPr>
            <w:tcW w:w="2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0CD" w14:textId="77777777">
            <w:r>
              <w:rPr>
                <w:color w:val="1A1A2E"/>
                <w:sz w:val="18"/>
                <w:szCs w:val="18"/>
              </w:rPr>
              <w:t>Dirección DITD / Líder Funcional</w:t>
            </w:r>
          </w:p>
        </w:tc>
      </w:tr>
      <w:tr w:rsidR="00A2027A" w:rsidTr="5EBF6CDC" w14:paraId="146030D1"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0CF" w14:textId="77777777">
            <w:r>
              <w:rPr>
                <w:b/>
                <w:bCs/>
                <w:color w:val="1A1A2E"/>
                <w:sz w:val="18"/>
                <w:szCs w:val="18"/>
              </w:rPr>
              <w:t>Premisas</w:t>
            </w:r>
          </w:p>
        </w:tc>
        <w:tc>
          <w:tcPr>
            <w:tcW w:w="8560" w:type="dxa"/>
            <w:gridSpan w:val="3"/>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26A8E" w:rsidRDefault="00154387" w14:paraId="146030D0" w14:textId="77777777">
            <w:r>
              <w:rPr>
                <w:sz w:val="18"/>
                <w:szCs w:val="18"/>
              </w:rPr>
              <w:t xml:space="preserve">El alumno debe estar </w:t>
            </w:r>
            <w:proofErr w:type="spellStart"/>
            <w:r>
              <w:rPr>
                <w:sz w:val="18"/>
                <w:szCs w:val="18"/>
              </w:rPr>
              <w:t>logueado</w:t>
            </w:r>
            <w:proofErr w:type="spellEnd"/>
            <w:r>
              <w:rPr>
                <w:sz w:val="18"/>
                <w:szCs w:val="18"/>
              </w:rPr>
              <w:t xml:space="preserve"> en el sistema.</w:t>
            </w:r>
          </w:p>
        </w:tc>
      </w:tr>
      <w:tr w:rsidR="00A2027A" w:rsidTr="5EBF6CDC" w14:paraId="146030D4"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0D2" w14:textId="77777777">
            <w:r>
              <w:rPr>
                <w:b/>
                <w:bCs/>
                <w:color w:val="1A1A2E"/>
                <w:sz w:val="18"/>
                <w:szCs w:val="18"/>
              </w:rPr>
              <w:t>Criterio de Aceptación</w:t>
            </w:r>
          </w:p>
        </w:tc>
        <w:tc>
          <w:tcPr>
            <w:tcW w:w="8560" w:type="dxa"/>
            <w:gridSpan w:val="3"/>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26A8E" w:rsidRDefault="00154387" w14:paraId="146030D3" w14:textId="77777777">
            <w:r>
              <w:rPr>
                <w:sz w:val="18"/>
                <w:szCs w:val="18"/>
              </w:rPr>
              <w:t>El sistema debe mostrar todos los datos listados de forma visible y correcta, obteniéndolos desde el sistema de gestión institucional.</w:t>
            </w:r>
          </w:p>
        </w:tc>
      </w:tr>
    </w:tbl>
    <w:p w:rsidR="00526AE2" w:rsidRDefault="00526AE2" w14:paraId="146030D5" w14:textId="5AAC34D4">
      <w:pPr>
        <w:spacing w:after="80"/>
      </w:pPr>
    </w:p>
    <w:p w:rsidR="00526AE2" w:rsidRDefault="00526AE2" w14:paraId="1B73A207" w14:textId="77777777">
      <w:r>
        <w:br w:type="page"/>
      </w:r>
    </w:p>
    <w:p w:rsidR="00D26A8E" w:rsidRDefault="00D26A8E" w14:paraId="116E973A" w14:textId="77777777">
      <w:pPr>
        <w:spacing w:after="80"/>
      </w:pPr>
    </w:p>
    <w:tbl>
      <w:tblPr>
        <w:tblW w:w="97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502"/>
        <w:gridCol w:w="2494"/>
        <w:gridCol w:w="1956"/>
        <w:gridCol w:w="3808"/>
      </w:tblGrid>
      <w:tr w:rsidR="0076488B" w:rsidTr="5EBF6CDC" w14:paraId="146030D7" w14:textId="77777777">
        <w:tc>
          <w:tcPr>
            <w:tcW w:w="0" w:type="auto"/>
            <w:gridSpan w:val="4"/>
            <w:tcBorders>
              <w:top w:val="single" w:color="003366" w:sz="1" w:space="0"/>
              <w:left w:val="single" w:color="003366" w:sz="1" w:space="0"/>
              <w:bottom w:val="single" w:color="003366" w:sz="1" w:space="0"/>
              <w:right w:val="single" w:color="003366" w:sz="1" w:space="0"/>
            </w:tcBorders>
            <w:shd w:val="clear" w:color="auto" w:fill="003366"/>
            <w:tcMar>
              <w:top w:w="80" w:type="dxa"/>
              <w:left w:w="120" w:type="dxa"/>
              <w:bottom w:w="80" w:type="dxa"/>
              <w:right w:w="120" w:type="dxa"/>
            </w:tcMar>
          </w:tcPr>
          <w:p w:rsidR="00D26A8E" w:rsidRDefault="00154387" w14:paraId="146030D6" w14:textId="77777777">
            <w:r>
              <w:rPr>
                <w:b/>
                <w:bCs/>
                <w:color w:val="FFFFFF"/>
                <w:sz w:val="20"/>
                <w:szCs w:val="20"/>
              </w:rPr>
              <w:t>RF-004 – Edición de Información</w:t>
            </w:r>
          </w:p>
        </w:tc>
      </w:tr>
      <w:tr w:rsidR="00A2027A" w:rsidTr="5EBF6CDC" w14:paraId="146030DC"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0D8" w14:textId="77777777">
            <w:r>
              <w:rPr>
                <w:b/>
                <w:bCs/>
                <w:color w:val="1A1A2E"/>
                <w:sz w:val="18"/>
                <w:szCs w:val="18"/>
              </w:rPr>
              <w:t>ID Requerimiento</w:t>
            </w:r>
          </w:p>
        </w:tc>
        <w:tc>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0D9" w14:textId="77777777">
            <w:r>
              <w:rPr>
                <w:color w:val="1A1A2E"/>
                <w:sz w:val="18"/>
                <w:szCs w:val="18"/>
              </w:rPr>
              <w:t>RF-004</w:t>
            </w:r>
          </w:p>
        </w:tc>
        <w:tc>
          <w:tcPr>
            <w:tcW w:w="20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0DA" w14:textId="544757AF">
            <w:bookmarkStart w:name="_Int_l8eHkAmG" w:id="28"/>
            <w:r>
              <w:rPr>
                <w:b/>
                <w:bCs/>
                <w:color w:val="1A1A2E"/>
                <w:sz w:val="18"/>
                <w:szCs w:val="18"/>
              </w:rPr>
              <w:t>ID</w:t>
            </w:r>
            <w:bookmarkEnd w:id="28"/>
            <w:r>
              <w:rPr>
                <w:b/>
                <w:bCs/>
                <w:color w:val="1A1A2E"/>
                <w:sz w:val="18"/>
                <w:szCs w:val="18"/>
              </w:rPr>
              <w:t xml:space="preserve"> Caso de Uso</w:t>
            </w:r>
          </w:p>
        </w:tc>
        <w:tc>
          <w:tcPr>
            <w:tcW w:w="2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0DB" w14:textId="77777777">
            <w:r>
              <w:rPr>
                <w:color w:val="1A1A2E"/>
                <w:sz w:val="18"/>
                <w:szCs w:val="18"/>
              </w:rPr>
              <w:t>CU-004</w:t>
            </w:r>
          </w:p>
        </w:tc>
      </w:tr>
      <w:tr w:rsidR="00A2027A" w:rsidTr="5EBF6CDC" w14:paraId="146030DF"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0DD" w14:textId="77777777">
            <w:r>
              <w:rPr>
                <w:b/>
                <w:bCs/>
                <w:color w:val="1A1A2E"/>
                <w:sz w:val="18"/>
                <w:szCs w:val="18"/>
              </w:rPr>
              <w:t>Descripción</w:t>
            </w:r>
          </w:p>
        </w:tc>
        <w:tc>
          <w:tcPr>
            <w:tcW w:w="8560" w:type="dxa"/>
            <w:gridSpan w:val="3"/>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FA1F34" w:rsidRDefault="00154387" w14:paraId="6A864B07" w14:textId="282A71BB">
            <w:pPr>
              <w:rPr>
                <w:sz w:val="18"/>
                <w:szCs w:val="18"/>
              </w:rPr>
            </w:pPr>
            <w:r w:rsidRPr="5EBF6CDC" w:rsidR="00154387">
              <w:rPr>
                <w:sz w:val="18"/>
                <w:szCs w:val="18"/>
              </w:rPr>
              <w:t>El sistema debe dar la opción de editar los siguientes datos del alumno: Dirección, Comuna, Región, Teléfono Celular, Teléfono Fijo, Email Personal</w:t>
            </w:r>
            <w:r w:rsidRPr="5EBF6CDC" w:rsidR="00FA1F34">
              <w:rPr>
                <w:sz w:val="18"/>
                <w:szCs w:val="18"/>
              </w:rPr>
              <w:t xml:space="preserve"> y del apoderado.</w:t>
            </w:r>
          </w:p>
          <w:p w:rsidR="00D26A8E" w:rsidRDefault="00154387" w14:paraId="146030DE" w14:textId="3C6ADBFD">
            <w:r>
              <w:rPr>
                <w:sz w:val="18"/>
                <w:szCs w:val="18"/>
              </w:rPr>
              <w:t>Adicionalmente, el sistema debe incluir una opción de declaración voluntaria de condición de discapacidad (ver RF-021).</w:t>
            </w:r>
          </w:p>
        </w:tc>
      </w:tr>
      <w:tr w:rsidR="00A2027A" w:rsidTr="5EBF6CDC" w14:paraId="146030E4"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0E0" w14:textId="77777777">
            <w:r>
              <w:rPr>
                <w:b/>
                <w:bCs/>
                <w:color w:val="1A1A2E"/>
                <w:sz w:val="18"/>
                <w:szCs w:val="18"/>
              </w:rPr>
              <w:t>Criticidad</w:t>
            </w:r>
          </w:p>
        </w:tc>
        <w:tc>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0E1" w14:textId="77777777">
            <w:r>
              <w:rPr>
                <w:color w:val="1A1A2E"/>
                <w:sz w:val="18"/>
                <w:szCs w:val="18"/>
              </w:rPr>
              <w:t>Alta</w:t>
            </w:r>
          </w:p>
        </w:tc>
        <w:tc>
          <w:tcPr>
            <w:tcW w:w="20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0E2" w14:textId="77777777">
            <w:r>
              <w:rPr>
                <w:b/>
                <w:bCs/>
                <w:color w:val="1A1A2E"/>
                <w:sz w:val="18"/>
                <w:szCs w:val="18"/>
              </w:rPr>
              <w:t>Solicitante</w:t>
            </w:r>
          </w:p>
        </w:tc>
        <w:tc>
          <w:tcPr>
            <w:tcW w:w="2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0E3" w14:textId="77777777">
            <w:r>
              <w:rPr>
                <w:color w:val="1A1A2E"/>
                <w:sz w:val="18"/>
                <w:szCs w:val="18"/>
              </w:rPr>
              <w:t>Dirección DITD / Líder Funcional</w:t>
            </w:r>
          </w:p>
        </w:tc>
      </w:tr>
      <w:tr w:rsidR="00A2027A" w:rsidTr="5EBF6CDC" w14:paraId="146030E7"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0E5" w14:textId="77777777">
            <w:r>
              <w:rPr>
                <w:b/>
                <w:bCs/>
                <w:color w:val="1A1A2E"/>
                <w:sz w:val="18"/>
                <w:szCs w:val="18"/>
              </w:rPr>
              <w:t>Premisas</w:t>
            </w:r>
          </w:p>
        </w:tc>
        <w:tc>
          <w:tcPr>
            <w:tcW w:w="8560" w:type="dxa"/>
            <w:gridSpan w:val="3"/>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26A8E" w:rsidRDefault="00154387" w14:paraId="146030E6" w14:textId="77777777">
            <w:r>
              <w:rPr>
                <w:sz w:val="18"/>
                <w:szCs w:val="18"/>
              </w:rPr>
              <w:t xml:space="preserve">El alumno debe estar </w:t>
            </w:r>
            <w:proofErr w:type="spellStart"/>
            <w:r>
              <w:rPr>
                <w:sz w:val="18"/>
                <w:szCs w:val="18"/>
              </w:rPr>
              <w:t>logueado</w:t>
            </w:r>
            <w:proofErr w:type="spellEnd"/>
            <w:r>
              <w:rPr>
                <w:sz w:val="18"/>
                <w:szCs w:val="18"/>
              </w:rPr>
              <w:t xml:space="preserve"> en el sistema y debe estar vigente.</w:t>
            </w:r>
          </w:p>
        </w:tc>
      </w:tr>
      <w:tr w:rsidR="00A2027A" w:rsidTr="5EBF6CDC" w14:paraId="146030EA"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0E8" w14:textId="77777777">
            <w:r>
              <w:rPr>
                <w:b/>
                <w:bCs/>
                <w:color w:val="1A1A2E"/>
                <w:sz w:val="18"/>
                <w:szCs w:val="18"/>
              </w:rPr>
              <w:t>Criterio de Aceptación</w:t>
            </w:r>
          </w:p>
        </w:tc>
        <w:tc>
          <w:tcPr>
            <w:tcW w:w="8560" w:type="dxa"/>
            <w:gridSpan w:val="3"/>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26A8E" w:rsidRDefault="00154387" w14:paraId="146030E9" w14:textId="77777777">
            <w:r>
              <w:rPr>
                <w:sz w:val="18"/>
                <w:szCs w:val="18"/>
              </w:rPr>
              <w:t>Edición exitosa de datos. Los cambios deben reflejarse en el sistema y quedar registrados con trazabilidad.</w:t>
            </w:r>
          </w:p>
        </w:tc>
      </w:tr>
    </w:tbl>
    <w:p w:rsidR="00D26A8E" w:rsidRDefault="00D26A8E" w14:paraId="146030EB" w14:textId="77777777">
      <w:pPr>
        <w:spacing w:after="80"/>
      </w:pPr>
    </w:p>
    <w:tbl>
      <w:tblPr>
        <w:tblW w:w="97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502"/>
        <w:gridCol w:w="2494"/>
        <w:gridCol w:w="1956"/>
        <w:gridCol w:w="3808"/>
      </w:tblGrid>
      <w:tr w:rsidR="0076488B" w14:paraId="146030ED" w14:textId="77777777">
        <w:tc>
          <w:tcPr>
            <w:tcW w:w="0" w:type="auto"/>
            <w:gridSpan w:val="4"/>
            <w:tcBorders>
              <w:top w:val="single" w:color="003366" w:sz="1" w:space="0"/>
              <w:left w:val="single" w:color="003366" w:sz="1" w:space="0"/>
              <w:bottom w:val="single" w:color="003366" w:sz="1" w:space="0"/>
              <w:right w:val="single" w:color="003366" w:sz="1" w:space="0"/>
            </w:tcBorders>
            <w:shd w:val="clear" w:color="auto" w:fill="003366"/>
            <w:tcMar>
              <w:top w:w="80" w:type="dxa"/>
              <w:left w:w="120" w:type="dxa"/>
              <w:bottom w:w="80" w:type="dxa"/>
              <w:right w:w="120" w:type="dxa"/>
            </w:tcMar>
          </w:tcPr>
          <w:p w:rsidR="00D26A8E" w:rsidRDefault="00154387" w14:paraId="146030EC" w14:textId="77777777">
            <w:r>
              <w:rPr>
                <w:b/>
                <w:bCs/>
                <w:color w:val="FFFFFF"/>
                <w:sz w:val="20"/>
                <w:szCs w:val="20"/>
              </w:rPr>
              <w:t>RF-005 – Validación de Email Personal</w:t>
            </w:r>
          </w:p>
        </w:tc>
      </w:tr>
      <w:tr w:rsidR="00A2027A" w14:paraId="146030F2"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0EE" w14:textId="77777777">
            <w:r>
              <w:rPr>
                <w:b/>
                <w:bCs/>
                <w:color w:val="1A1A2E"/>
                <w:sz w:val="18"/>
                <w:szCs w:val="18"/>
              </w:rPr>
              <w:t>ID Requerimiento</w:t>
            </w:r>
          </w:p>
        </w:tc>
        <w:tc>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0EF" w14:textId="77777777">
            <w:r>
              <w:rPr>
                <w:color w:val="1A1A2E"/>
                <w:sz w:val="18"/>
                <w:szCs w:val="18"/>
              </w:rPr>
              <w:t>RF-005</w:t>
            </w:r>
          </w:p>
        </w:tc>
        <w:tc>
          <w:tcPr>
            <w:tcW w:w="20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0F0" w14:textId="77777777">
            <w:r>
              <w:rPr>
                <w:b/>
                <w:bCs/>
                <w:color w:val="1A1A2E"/>
                <w:sz w:val="18"/>
                <w:szCs w:val="18"/>
              </w:rPr>
              <w:t>ID Caso de Uso</w:t>
            </w:r>
          </w:p>
        </w:tc>
        <w:tc>
          <w:tcPr>
            <w:tcW w:w="2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0F1" w14:textId="77777777">
            <w:r>
              <w:rPr>
                <w:color w:val="1A1A2E"/>
                <w:sz w:val="18"/>
                <w:szCs w:val="18"/>
              </w:rPr>
              <w:t>CU-005</w:t>
            </w:r>
          </w:p>
        </w:tc>
      </w:tr>
      <w:tr w:rsidR="00A2027A" w14:paraId="146030F5"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0F3" w14:textId="77777777">
            <w:r>
              <w:rPr>
                <w:b/>
                <w:bCs/>
                <w:color w:val="1A1A2E"/>
                <w:sz w:val="18"/>
                <w:szCs w:val="18"/>
              </w:rPr>
              <w:t>Descripción</w:t>
            </w:r>
          </w:p>
        </w:tc>
        <w:tc>
          <w:tcPr>
            <w:tcW w:w="8560" w:type="dxa"/>
            <w:gridSpan w:val="3"/>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26A8E" w:rsidRDefault="00154387" w14:paraId="146030F4" w14:textId="77777777">
            <w:r>
              <w:rPr>
                <w:sz w:val="18"/>
                <w:szCs w:val="18"/>
              </w:rPr>
              <w:t>El sistema debe generar un código OTP para validación del Email Personal, ya sea el actual o uno nuevo ingresado por el alumno.</w:t>
            </w:r>
          </w:p>
        </w:tc>
      </w:tr>
      <w:tr w:rsidR="00A2027A" w14:paraId="146030FA"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0F6" w14:textId="77777777">
            <w:r>
              <w:rPr>
                <w:b/>
                <w:bCs/>
                <w:color w:val="1A1A2E"/>
                <w:sz w:val="18"/>
                <w:szCs w:val="18"/>
              </w:rPr>
              <w:t>Criticidad</w:t>
            </w:r>
          </w:p>
        </w:tc>
        <w:tc>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0F7" w14:textId="77777777">
            <w:r>
              <w:rPr>
                <w:color w:val="1A1A2E"/>
                <w:sz w:val="18"/>
                <w:szCs w:val="18"/>
              </w:rPr>
              <w:t>Alta</w:t>
            </w:r>
          </w:p>
        </w:tc>
        <w:tc>
          <w:tcPr>
            <w:tcW w:w="20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0F8" w14:textId="77777777">
            <w:r>
              <w:rPr>
                <w:b/>
                <w:bCs/>
                <w:color w:val="1A1A2E"/>
                <w:sz w:val="18"/>
                <w:szCs w:val="18"/>
              </w:rPr>
              <w:t>Solicitante</w:t>
            </w:r>
          </w:p>
        </w:tc>
        <w:tc>
          <w:tcPr>
            <w:tcW w:w="2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0F9" w14:textId="77777777">
            <w:r>
              <w:rPr>
                <w:color w:val="1A1A2E"/>
                <w:sz w:val="18"/>
                <w:szCs w:val="18"/>
              </w:rPr>
              <w:t>Dirección DITD / Líder Funcional</w:t>
            </w:r>
          </w:p>
        </w:tc>
      </w:tr>
      <w:tr w:rsidR="00A2027A" w14:paraId="146030FD"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0FB" w14:textId="77777777">
            <w:r>
              <w:rPr>
                <w:b/>
                <w:bCs/>
                <w:color w:val="1A1A2E"/>
                <w:sz w:val="18"/>
                <w:szCs w:val="18"/>
              </w:rPr>
              <w:t>Premisas</w:t>
            </w:r>
          </w:p>
        </w:tc>
        <w:tc>
          <w:tcPr>
            <w:tcW w:w="8560" w:type="dxa"/>
            <w:gridSpan w:val="3"/>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26A8E" w:rsidRDefault="00154387" w14:paraId="146030FC" w14:textId="77777777">
            <w:r>
              <w:rPr>
                <w:sz w:val="18"/>
                <w:szCs w:val="18"/>
              </w:rPr>
              <w:t xml:space="preserve">El alumno debe estar </w:t>
            </w:r>
            <w:proofErr w:type="spellStart"/>
            <w:r>
              <w:rPr>
                <w:sz w:val="18"/>
                <w:szCs w:val="18"/>
              </w:rPr>
              <w:t>logueado</w:t>
            </w:r>
            <w:proofErr w:type="spellEnd"/>
            <w:r>
              <w:rPr>
                <w:sz w:val="18"/>
                <w:szCs w:val="18"/>
              </w:rPr>
              <w:t xml:space="preserve"> en el sistema y debe estar vigente.</w:t>
            </w:r>
          </w:p>
        </w:tc>
      </w:tr>
      <w:tr w:rsidR="00A2027A" w14:paraId="14603100"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0FE" w14:textId="77777777">
            <w:r>
              <w:rPr>
                <w:b/>
                <w:bCs/>
                <w:color w:val="1A1A2E"/>
                <w:sz w:val="18"/>
                <w:szCs w:val="18"/>
              </w:rPr>
              <w:t>Criterio de Aceptación</w:t>
            </w:r>
          </w:p>
        </w:tc>
        <w:tc>
          <w:tcPr>
            <w:tcW w:w="8560" w:type="dxa"/>
            <w:gridSpan w:val="3"/>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26A8E" w:rsidRDefault="00154387" w14:paraId="146030FF" w14:textId="77777777">
            <w:r>
              <w:rPr>
                <w:sz w:val="18"/>
                <w:szCs w:val="18"/>
              </w:rPr>
              <w:t>Validación exitosa del OTP de Email. El sistema confirma la propiedad del email antes de guardarlo.</w:t>
            </w:r>
          </w:p>
        </w:tc>
      </w:tr>
    </w:tbl>
    <w:p w:rsidR="00D26A8E" w:rsidRDefault="00D26A8E" w14:paraId="14603101" w14:textId="77777777">
      <w:pPr>
        <w:spacing w:after="80"/>
      </w:pPr>
    </w:p>
    <w:tbl>
      <w:tblPr>
        <w:tblW w:w="97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502"/>
        <w:gridCol w:w="2494"/>
        <w:gridCol w:w="1956"/>
        <w:gridCol w:w="3808"/>
      </w:tblGrid>
      <w:tr w:rsidR="0076488B" w14:paraId="14603103" w14:textId="77777777">
        <w:tc>
          <w:tcPr>
            <w:tcW w:w="0" w:type="auto"/>
            <w:gridSpan w:val="4"/>
            <w:tcBorders>
              <w:top w:val="single" w:color="003366" w:sz="1" w:space="0"/>
              <w:left w:val="single" w:color="003366" w:sz="1" w:space="0"/>
              <w:bottom w:val="single" w:color="003366" w:sz="1" w:space="0"/>
              <w:right w:val="single" w:color="003366" w:sz="1" w:space="0"/>
            </w:tcBorders>
            <w:shd w:val="clear" w:color="auto" w:fill="003366"/>
            <w:tcMar>
              <w:top w:w="80" w:type="dxa"/>
              <w:left w:w="120" w:type="dxa"/>
              <w:bottom w:w="80" w:type="dxa"/>
              <w:right w:w="120" w:type="dxa"/>
            </w:tcMar>
          </w:tcPr>
          <w:p w:rsidR="00D26A8E" w:rsidRDefault="00154387" w14:paraId="14603102" w14:textId="77777777">
            <w:r>
              <w:rPr>
                <w:b/>
                <w:bCs/>
                <w:color w:val="FFFFFF"/>
                <w:sz w:val="20"/>
                <w:szCs w:val="20"/>
              </w:rPr>
              <w:t>RF-006 – Validación de Teléfono Celular</w:t>
            </w:r>
          </w:p>
        </w:tc>
      </w:tr>
      <w:tr w:rsidR="00A2027A" w14:paraId="14603108"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104" w14:textId="77777777">
            <w:r>
              <w:rPr>
                <w:b/>
                <w:bCs/>
                <w:color w:val="1A1A2E"/>
                <w:sz w:val="18"/>
                <w:szCs w:val="18"/>
              </w:rPr>
              <w:t>ID Requerimiento</w:t>
            </w:r>
          </w:p>
        </w:tc>
        <w:tc>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105" w14:textId="77777777">
            <w:r>
              <w:rPr>
                <w:color w:val="1A1A2E"/>
                <w:sz w:val="18"/>
                <w:szCs w:val="18"/>
              </w:rPr>
              <w:t>RF-006</w:t>
            </w:r>
          </w:p>
        </w:tc>
        <w:tc>
          <w:tcPr>
            <w:tcW w:w="20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106" w14:textId="77777777">
            <w:r>
              <w:rPr>
                <w:b/>
                <w:bCs/>
                <w:color w:val="1A1A2E"/>
                <w:sz w:val="18"/>
                <w:szCs w:val="18"/>
              </w:rPr>
              <w:t>ID Caso de Uso</w:t>
            </w:r>
          </w:p>
        </w:tc>
        <w:tc>
          <w:tcPr>
            <w:tcW w:w="2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107" w14:textId="77777777">
            <w:r>
              <w:rPr>
                <w:color w:val="1A1A2E"/>
                <w:sz w:val="18"/>
                <w:szCs w:val="18"/>
              </w:rPr>
              <w:t>CU-006</w:t>
            </w:r>
          </w:p>
        </w:tc>
      </w:tr>
      <w:tr w:rsidR="00A2027A" w14:paraId="1460310B"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109" w14:textId="77777777">
            <w:r>
              <w:rPr>
                <w:b/>
                <w:bCs/>
                <w:color w:val="1A1A2E"/>
                <w:sz w:val="18"/>
                <w:szCs w:val="18"/>
              </w:rPr>
              <w:t>Descripción</w:t>
            </w:r>
          </w:p>
        </w:tc>
        <w:tc>
          <w:tcPr>
            <w:tcW w:w="8560" w:type="dxa"/>
            <w:gridSpan w:val="3"/>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26A8E" w:rsidRDefault="00154387" w14:paraId="1460310A" w14:textId="77777777">
            <w:r>
              <w:rPr>
                <w:sz w:val="18"/>
                <w:szCs w:val="18"/>
              </w:rPr>
              <w:t>El sistema debe generar un código OTP para validación del número de teléfono móvil, ya sea el actual o uno nuevo ingresado.</w:t>
            </w:r>
          </w:p>
        </w:tc>
      </w:tr>
      <w:tr w:rsidR="00A2027A" w14:paraId="14603110"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10C" w14:textId="77777777">
            <w:r>
              <w:rPr>
                <w:b/>
                <w:bCs/>
                <w:color w:val="1A1A2E"/>
                <w:sz w:val="18"/>
                <w:szCs w:val="18"/>
              </w:rPr>
              <w:t>Criticidad</w:t>
            </w:r>
          </w:p>
        </w:tc>
        <w:tc>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10D" w14:textId="77777777">
            <w:r>
              <w:rPr>
                <w:color w:val="1A1A2E"/>
                <w:sz w:val="18"/>
                <w:szCs w:val="18"/>
              </w:rPr>
              <w:t>Alta</w:t>
            </w:r>
          </w:p>
        </w:tc>
        <w:tc>
          <w:tcPr>
            <w:tcW w:w="20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10E" w14:textId="77777777">
            <w:r>
              <w:rPr>
                <w:b/>
                <w:bCs/>
                <w:color w:val="1A1A2E"/>
                <w:sz w:val="18"/>
                <w:szCs w:val="18"/>
              </w:rPr>
              <w:t>Solicitante</w:t>
            </w:r>
          </w:p>
        </w:tc>
        <w:tc>
          <w:tcPr>
            <w:tcW w:w="2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10F" w14:textId="77777777">
            <w:r>
              <w:rPr>
                <w:color w:val="1A1A2E"/>
                <w:sz w:val="18"/>
                <w:szCs w:val="18"/>
              </w:rPr>
              <w:t>Dirección DITD / Líder Funcional</w:t>
            </w:r>
          </w:p>
        </w:tc>
      </w:tr>
      <w:tr w:rsidR="00A2027A" w14:paraId="14603113"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111" w14:textId="77777777">
            <w:r>
              <w:rPr>
                <w:b/>
                <w:bCs/>
                <w:color w:val="1A1A2E"/>
                <w:sz w:val="18"/>
                <w:szCs w:val="18"/>
              </w:rPr>
              <w:t>Premisas</w:t>
            </w:r>
          </w:p>
        </w:tc>
        <w:tc>
          <w:tcPr>
            <w:tcW w:w="8560" w:type="dxa"/>
            <w:gridSpan w:val="3"/>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26A8E" w:rsidRDefault="00154387" w14:paraId="14603112" w14:textId="77777777">
            <w:r>
              <w:rPr>
                <w:sz w:val="18"/>
                <w:szCs w:val="18"/>
              </w:rPr>
              <w:t xml:space="preserve">El alumno debe estar </w:t>
            </w:r>
            <w:proofErr w:type="spellStart"/>
            <w:r>
              <w:rPr>
                <w:sz w:val="18"/>
                <w:szCs w:val="18"/>
              </w:rPr>
              <w:t>logueado</w:t>
            </w:r>
            <w:proofErr w:type="spellEnd"/>
            <w:r>
              <w:rPr>
                <w:sz w:val="18"/>
                <w:szCs w:val="18"/>
              </w:rPr>
              <w:t xml:space="preserve"> en el sistema y debe estar vigente.</w:t>
            </w:r>
          </w:p>
        </w:tc>
      </w:tr>
      <w:tr w:rsidR="00A2027A" w14:paraId="14603116"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114" w14:textId="77777777">
            <w:r>
              <w:rPr>
                <w:b/>
                <w:bCs/>
                <w:color w:val="1A1A2E"/>
                <w:sz w:val="18"/>
                <w:szCs w:val="18"/>
              </w:rPr>
              <w:t>Criterio de Aceptación</w:t>
            </w:r>
          </w:p>
        </w:tc>
        <w:tc>
          <w:tcPr>
            <w:tcW w:w="8560" w:type="dxa"/>
            <w:gridSpan w:val="3"/>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26A8E" w:rsidRDefault="00154387" w14:paraId="14603115" w14:textId="77777777">
            <w:r>
              <w:rPr>
                <w:sz w:val="18"/>
                <w:szCs w:val="18"/>
              </w:rPr>
              <w:t>Validación exitosa del OTP de teléfono móvil.</w:t>
            </w:r>
          </w:p>
        </w:tc>
      </w:tr>
    </w:tbl>
    <w:p w:rsidR="00D26A8E" w:rsidRDefault="00D26A8E" w14:paraId="14603117" w14:textId="77777777">
      <w:pPr>
        <w:spacing w:after="80"/>
      </w:pPr>
    </w:p>
    <w:p w:rsidR="00D26A8E" w:rsidRDefault="00154387" w14:paraId="14603118" w14:textId="77777777">
      <w:r>
        <w:br w:type="page"/>
      </w:r>
    </w:p>
    <w:tbl>
      <w:tblPr>
        <w:tblW w:w="97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502"/>
        <w:gridCol w:w="2494"/>
        <w:gridCol w:w="1956"/>
        <w:gridCol w:w="3808"/>
      </w:tblGrid>
      <w:tr w:rsidR="0076488B" w14:paraId="1460311A" w14:textId="77777777">
        <w:tc>
          <w:tcPr>
            <w:tcW w:w="0" w:type="auto"/>
            <w:gridSpan w:val="4"/>
            <w:tcBorders>
              <w:top w:val="single" w:color="003366" w:sz="1" w:space="0"/>
              <w:left w:val="single" w:color="003366" w:sz="1" w:space="0"/>
              <w:bottom w:val="single" w:color="003366" w:sz="1" w:space="0"/>
              <w:right w:val="single" w:color="003366" w:sz="1" w:space="0"/>
            </w:tcBorders>
            <w:shd w:val="clear" w:color="auto" w:fill="003366"/>
            <w:tcMar>
              <w:top w:w="80" w:type="dxa"/>
              <w:left w:w="120" w:type="dxa"/>
              <w:bottom w:w="80" w:type="dxa"/>
              <w:right w:w="120" w:type="dxa"/>
            </w:tcMar>
          </w:tcPr>
          <w:p w:rsidR="00D26A8E" w:rsidRDefault="00154387" w14:paraId="14603119" w14:textId="77777777">
            <w:r>
              <w:rPr>
                <w:b/>
                <w:bCs/>
                <w:color w:val="FFFFFF"/>
                <w:sz w:val="20"/>
                <w:szCs w:val="20"/>
              </w:rPr>
              <w:t>RF-007 – Muestra Carreras</w:t>
            </w:r>
          </w:p>
        </w:tc>
      </w:tr>
      <w:tr w:rsidR="00A2027A" w14:paraId="1460311F"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11B" w14:textId="77777777">
            <w:r>
              <w:rPr>
                <w:b/>
                <w:bCs/>
                <w:color w:val="1A1A2E"/>
                <w:sz w:val="18"/>
                <w:szCs w:val="18"/>
              </w:rPr>
              <w:t>ID Requerimiento</w:t>
            </w:r>
          </w:p>
        </w:tc>
        <w:tc>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11C" w14:textId="77777777">
            <w:r>
              <w:rPr>
                <w:color w:val="1A1A2E"/>
                <w:sz w:val="18"/>
                <w:szCs w:val="18"/>
              </w:rPr>
              <w:t>RF-007</w:t>
            </w:r>
          </w:p>
        </w:tc>
        <w:tc>
          <w:tcPr>
            <w:tcW w:w="20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11D" w14:textId="77777777">
            <w:r>
              <w:rPr>
                <w:b/>
                <w:bCs/>
                <w:color w:val="1A1A2E"/>
                <w:sz w:val="18"/>
                <w:szCs w:val="18"/>
              </w:rPr>
              <w:t>ID Caso de Uso</w:t>
            </w:r>
          </w:p>
        </w:tc>
        <w:tc>
          <w:tcPr>
            <w:tcW w:w="2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11E" w14:textId="77777777">
            <w:r>
              <w:rPr>
                <w:color w:val="1A1A2E"/>
                <w:sz w:val="18"/>
                <w:szCs w:val="18"/>
              </w:rPr>
              <w:t>CU-007</w:t>
            </w:r>
          </w:p>
        </w:tc>
      </w:tr>
      <w:tr w:rsidR="00A2027A" w14:paraId="14603122"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120" w14:textId="77777777">
            <w:r>
              <w:rPr>
                <w:b/>
                <w:bCs/>
                <w:color w:val="1A1A2E"/>
                <w:sz w:val="18"/>
                <w:szCs w:val="18"/>
              </w:rPr>
              <w:t>Descripción</w:t>
            </w:r>
          </w:p>
        </w:tc>
        <w:tc>
          <w:tcPr>
            <w:tcW w:w="8560" w:type="dxa"/>
            <w:gridSpan w:val="3"/>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26A8E" w:rsidRDefault="00154387" w14:paraId="14603121" w14:textId="77777777">
            <w:r>
              <w:rPr>
                <w:sz w:val="18"/>
                <w:szCs w:val="18"/>
              </w:rPr>
              <w:t xml:space="preserve">El sistema debe mostrar las carreras asociadas al RUT del alumno que se encuentren en estado Vigente, para que el alumno seleccione con cuál desea continuar la </w:t>
            </w:r>
            <w:proofErr w:type="spellStart"/>
            <w:r>
              <w:rPr>
                <w:sz w:val="18"/>
                <w:szCs w:val="18"/>
              </w:rPr>
              <w:t>rematrícula</w:t>
            </w:r>
            <w:proofErr w:type="spellEnd"/>
            <w:r>
              <w:rPr>
                <w:sz w:val="18"/>
                <w:szCs w:val="18"/>
              </w:rPr>
              <w:t xml:space="preserve"> en línea.</w:t>
            </w:r>
            <w:r>
              <w:rPr>
                <w:sz w:val="18"/>
                <w:shd w:val="clear" w:color="auto" w:fill="BDD7EE"/>
              </w:rPr>
              <w:t xml:space="preserve"> El sistema solo permite rematricularse en la carrera actual del alumno. Los cambios de carrera deben realizarse antes de la matrícula por el proceso institucional correspondiente; si el cambio ocurre después, se gestiona por back office.</w:t>
            </w:r>
          </w:p>
        </w:tc>
      </w:tr>
      <w:tr w:rsidR="00A2027A" w14:paraId="14603127"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123" w14:textId="77777777">
            <w:r>
              <w:rPr>
                <w:b/>
                <w:bCs/>
                <w:color w:val="1A1A2E"/>
                <w:sz w:val="18"/>
                <w:szCs w:val="18"/>
              </w:rPr>
              <w:t>Criticidad</w:t>
            </w:r>
          </w:p>
        </w:tc>
        <w:tc>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124" w14:textId="77777777">
            <w:r>
              <w:rPr>
                <w:color w:val="1A1A2E"/>
                <w:sz w:val="18"/>
                <w:szCs w:val="18"/>
              </w:rPr>
              <w:t>Alta</w:t>
            </w:r>
          </w:p>
        </w:tc>
        <w:tc>
          <w:tcPr>
            <w:tcW w:w="20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125" w14:textId="77777777">
            <w:r>
              <w:rPr>
                <w:b/>
                <w:bCs/>
                <w:color w:val="1A1A2E"/>
                <w:sz w:val="18"/>
                <w:szCs w:val="18"/>
              </w:rPr>
              <w:t>Solicitante</w:t>
            </w:r>
          </w:p>
        </w:tc>
        <w:tc>
          <w:tcPr>
            <w:tcW w:w="2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126" w14:textId="77777777">
            <w:r>
              <w:rPr>
                <w:color w:val="1A1A2E"/>
                <w:sz w:val="18"/>
                <w:szCs w:val="18"/>
              </w:rPr>
              <w:t>Dirección DITD / Líder Funcional</w:t>
            </w:r>
          </w:p>
        </w:tc>
      </w:tr>
      <w:tr w:rsidR="00A2027A" w14:paraId="1460312A"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128" w14:textId="77777777">
            <w:r>
              <w:rPr>
                <w:b/>
                <w:bCs/>
                <w:color w:val="1A1A2E"/>
                <w:sz w:val="18"/>
                <w:szCs w:val="18"/>
              </w:rPr>
              <w:t>Premisas</w:t>
            </w:r>
          </w:p>
        </w:tc>
        <w:tc>
          <w:tcPr>
            <w:tcW w:w="8560" w:type="dxa"/>
            <w:gridSpan w:val="3"/>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26A8E" w:rsidRDefault="00154387" w14:paraId="14603129" w14:textId="77777777">
            <w:r>
              <w:rPr>
                <w:sz w:val="18"/>
                <w:szCs w:val="18"/>
              </w:rPr>
              <w:t xml:space="preserve">El alumno debe estar </w:t>
            </w:r>
            <w:proofErr w:type="spellStart"/>
            <w:r>
              <w:rPr>
                <w:sz w:val="18"/>
                <w:szCs w:val="18"/>
              </w:rPr>
              <w:t>logueado</w:t>
            </w:r>
            <w:proofErr w:type="spellEnd"/>
            <w:r>
              <w:rPr>
                <w:sz w:val="18"/>
                <w:szCs w:val="18"/>
              </w:rPr>
              <w:t xml:space="preserve"> en el sistema y debe estar vigente.</w:t>
            </w:r>
          </w:p>
        </w:tc>
      </w:tr>
      <w:tr w:rsidR="00A2027A" w14:paraId="1460312D"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12B" w14:textId="77777777">
            <w:r>
              <w:rPr>
                <w:b/>
                <w:bCs/>
                <w:color w:val="1A1A2E"/>
                <w:sz w:val="18"/>
                <w:szCs w:val="18"/>
              </w:rPr>
              <w:t>Criterio de Aceptación</w:t>
            </w:r>
          </w:p>
        </w:tc>
        <w:tc>
          <w:tcPr>
            <w:tcW w:w="8560" w:type="dxa"/>
            <w:gridSpan w:val="3"/>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26A8E" w:rsidRDefault="00154387" w14:paraId="1460312C" w14:textId="77777777">
            <w:r>
              <w:rPr>
                <w:sz w:val="18"/>
                <w:szCs w:val="18"/>
              </w:rPr>
              <w:t xml:space="preserve">El sistema muestra todos los </w:t>
            </w:r>
            <w:proofErr w:type="spellStart"/>
            <w:r>
              <w:rPr>
                <w:sz w:val="18"/>
                <w:szCs w:val="18"/>
              </w:rPr>
              <w:t>codcli</w:t>
            </w:r>
            <w:proofErr w:type="spellEnd"/>
            <w:r>
              <w:rPr>
                <w:sz w:val="18"/>
                <w:szCs w:val="18"/>
              </w:rPr>
              <w:t xml:space="preserve"> del RUT que se encuentren en estado Vigente. Si no existen carreras vigentes, debe informar al alumno.</w:t>
            </w:r>
          </w:p>
        </w:tc>
      </w:tr>
    </w:tbl>
    <w:p w:rsidR="00D26A8E" w:rsidRDefault="00D26A8E" w14:paraId="1460312E" w14:textId="77777777">
      <w:pPr>
        <w:spacing w:after="80"/>
      </w:pPr>
    </w:p>
    <w:tbl>
      <w:tblPr>
        <w:tblW w:w="97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502"/>
        <w:gridCol w:w="2494"/>
        <w:gridCol w:w="1956"/>
        <w:gridCol w:w="3808"/>
      </w:tblGrid>
      <w:tr w:rsidR="0076488B" w:rsidTr="71E52F4F" w14:paraId="14603130" w14:textId="77777777">
        <w:tc>
          <w:tcPr>
            <w:tcW w:w="0" w:type="auto"/>
            <w:gridSpan w:val="4"/>
            <w:tcBorders>
              <w:top w:val="single" w:color="003366" w:sz="1" w:space="0"/>
              <w:left w:val="single" w:color="003366" w:sz="1" w:space="0"/>
              <w:bottom w:val="single" w:color="003366" w:sz="1" w:space="0"/>
              <w:right w:val="single" w:color="003366" w:sz="1" w:space="0"/>
            </w:tcBorders>
            <w:shd w:val="clear" w:color="auto" w:fill="003366"/>
            <w:tcMar>
              <w:top w:w="80" w:type="dxa"/>
              <w:left w:w="120" w:type="dxa"/>
              <w:bottom w:w="80" w:type="dxa"/>
              <w:right w:w="120" w:type="dxa"/>
            </w:tcMar>
          </w:tcPr>
          <w:p w:rsidR="00D26A8E" w:rsidRDefault="00154387" w14:paraId="1460312F" w14:textId="77777777">
            <w:r>
              <w:rPr>
                <w:b/>
                <w:bCs/>
                <w:color w:val="FFFFFF"/>
                <w:sz w:val="20"/>
                <w:szCs w:val="20"/>
              </w:rPr>
              <w:t>RF-008 – Selección de Carrera</w:t>
            </w:r>
          </w:p>
        </w:tc>
      </w:tr>
      <w:tr w:rsidR="00A2027A" w:rsidTr="71E52F4F" w14:paraId="14603135"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131" w14:textId="77777777">
            <w:r>
              <w:rPr>
                <w:b/>
                <w:bCs/>
                <w:color w:val="1A1A2E"/>
                <w:sz w:val="18"/>
                <w:szCs w:val="18"/>
              </w:rPr>
              <w:t>ID Requerimiento</w:t>
            </w:r>
          </w:p>
        </w:tc>
        <w:tc>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132" w14:textId="77777777">
            <w:r>
              <w:rPr>
                <w:color w:val="1A1A2E"/>
                <w:sz w:val="18"/>
                <w:szCs w:val="18"/>
              </w:rPr>
              <w:t>RF-008</w:t>
            </w:r>
          </w:p>
        </w:tc>
        <w:tc>
          <w:tcPr>
            <w:tcW w:w="20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133" w14:textId="77777777">
            <w:r>
              <w:rPr>
                <w:b/>
                <w:bCs/>
                <w:color w:val="1A1A2E"/>
                <w:sz w:val="18"/>
                <w:szCs w:val="18"/>
              </w:rPr>
              <w:t>ID Caso de Uso</w:t>
            </w:r>
          </w:p>
        </w:tc>
        <w:tc>
          <w:tcPr>
            <w:tcW w:w="2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134" w14:textId="77777777">
            <w:r>
              <w:rPr>
                <w:color w:val="1A1A2E"/>
                <w:sz w:val="18"/>
                <w:szCs w:val="18"/>
              </w:rPr>
              <w:t>CU-008</w:t>
            </w:r>
          </w:p>
        </w:tc>
      </w:tr>
      <w:tr w:rsidR="00A2027A" w:rsidTr="71E52F4F" w14:paraId="14603138"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136" w14:textId="77777777">
            <w:r>
              <w:rPr>
                <w:b/>
                <w:bCs/>
                <w:color w:val="1A1A2E"/>
                <w:sz w:val="18"/>
                <w:szCs w:val="18"/>
              </w:rPr>
              <w:t>Descripción</w:t>
            </w:r>
          </w:p>
        </w:tc>
        <w:tc>
          <w:tcPr>
            <w:tcW w:w="8560" w:type="dxa"/>
            <w:gridSpan w:val="3"/>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26A8E" w:rsidP="71E52F4F" w:rsidRDefault="00154387" w14:paraId="14603137" w14:noSpellErr="1" w14:textId="1D227D8A">
            <w:pPr>
              <w:rPr>
                <w:sz w:val="18"/>
                <w:szCs w:val="18"/>
              </w:rPr>
            </w:pPr>
            <w:r w:rsidRPr="71E52F4F" w:rsidR="00154387">
              <w:rPr>
                <w:sz w:val="18"/>
                <w:szCs w:val="18"/>
              </w:rPr>
              <w:t xml:space="preserve">El sistema debe mostrar los detalles de la carrera seleccionada por el alumno: Año de Inicio, </w:t>
            </w:r>
            <w:ins w:author="Juan Pablo Silva Fernandez" w:date="2026-06-03T15:45:00Z" w16du:dateUtc="2026-06-03T19:45:00Z" w:id="1179462327">
              <w:r w:rsidRPr="71E52F4F" w:rsidR="00584B0B">
                <w:rPr>
                  <w:sz w:val="18"/>
                  <w:szCs w:val="18"/>
                </w:rPr>
                <w:t>Nivel de la carrera, nivel del alumno.</w:t>
              </w:r>
            </w:ins>
          </w:p>
        </w:tc>
      </w:tr>
      <w:tr w:rsidR="00A2027A" w:rsidTr="71E52F4F" w14:paraId="1460313D"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139" w14:textId="77777777">
            <w:r>
              <w:rPr>
                <w:b/>
                <w:bCs/>
                <w:color w:val="1A1A2E"/>
                <w:sz w:val="18"/>
                <w:szCs w:val="18"/>
              </w:rPr>
              <w:t>Criticidad</w:t>
            </w:r>
          </w:p>
        </w:tc>
        <w:tc>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13A" w14:textId="77777777">
            <w:r>
              <w:rPr>
                <w:color w:val="1A1A2E"/>
                <w:sz w:val="18"/>
                <w:szCs w:val="18"/>
              </w:rPr>
              <w:t>Alta</w:t>
            </w:r>
          </w:p>
        </w:tc>
        <w:tc>
          <w:tcPr>
            <w:tcW w:w="20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13B" w14:textId="77777777">
            <w:r>
              <w:rPr>
                <w:b/>
                <w:bCs/>
                <w:color w:val="1A1A2E"/>
                <w:sz w:val="18"/>
                <w:szCs w:val="18"/>
              </w:rPr>
              <w:t>Solicitante</w:t>
            </w:r>
          </w:p>
        </w:tc>
        <w:tc>
          <w:tcPr>
            <w:tcW w:w="2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13C" w14:textId="77777777">
            <w:r>
              <w:rPr>
                <w:color w:val="1A1A2E"/>
                <w:sz w:val="18"/>
                <w:szCs w:val="18"/>
              </w:rPr>
              <w:t>Dirección DITD / Líder Funcional</w:t>
            </w:r>
          </w:p>
        </w:tc>
      </w:tr>
      <w:tr w:rsidR="00A2027A" w:rsidTr="71E52F4F" w14:paraId="14603140"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13E" w14:textId="77777777">
            <w:r>
              <w:rPr>
                <w:b/>
                <w:bCs/>
                <w:color w:val="1A1A2E"/>
                <w:sz w:val="18"/>
                <w:szCs w:val="18"/>
              </w:rPr>
              <w:t>Premisas</w:t>
            </w:r>
          </w:p>
        </w:tc>
        <w:tc>
          <w:tcPr>
            <w:tcW w:w="8560" w:type="dxa"/>
            <w:gridSpan w:val="3"/>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26A8E" w:rsidRDefault="00154387" w14:paraId="1460313F" w14:textId="77777777">
            <w:r>
              <w:rPr>
                <w:sz w:val="18"/>
                <w:szCs w:val="18"/>
              </w:rPr>
              <w:t xml:space="preserve">El alumno debe estar </w:t>
            </w:r>
            <w:proofErr w:type="spellStart"/>
            <w:r>
              <w:rPr>
                <w:sz w:val="18"/>
                <w:szCs w:val="18"/>
              </w:rPr>
              <w:t>logueado</w:t>
            </w:r>
            <w:proofErr w:type="spellEnd"/>
            <w:r>
              <w:rPr>
                <w:sz w:val="18"/>
                <w:szCs w:val="18"/>
              </w:rPr>
              <w:t xml:space="preserve"> en el sistema y debe estar vigente.</w:t>
            </w:r>
          </w:p>
        </w:tc>
      </w:tr>
      <w:tr w:rsidR="00A2027A" w:rsidTr="71E52F4F" w14:paraId="14603143"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141" w14:textId="77777777">
            <w:r>
              <w:rPr>
                <w:b/>
                <w:bCs/>
                <w:color w:val="1A1A2E"/>
                <w:sz w:val="18"/>
                <w:szCs w:val="18"/>
              </w:rPr>
              <w:t>Criterio de Aceptación</w:t>
            </w:r>
          </w:p>
        </w:tc>
        <w:tc>
          <w:tcPr>
            <w:tcW w:w="8560" w:type="dxa"/>
            <w:gridSpan w:val="3"/>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26A8E" w:rsidRDefault="00154387" w14:paraId="14603142" w14:textId="77777777">
            <w:r>
              <w:rPr>
                <w:sz w:val="18"/>
                <w:szCs w:val="18"/>
              </w:rPr>
              <w:t xml:space="preserve">El sistema muestra todos los antecedentes de la carrera seleccionada de forma correcta, para que el alumno pueda continuar con el proceso de </w:t>
            </w:r>
            <w:proofErr w:type="spellStart"/>
            <w:r>
              <w:rPr>
                <w:sz w:val="18"/>
                <w:szCs w:val="18"/>
              </w:rPr>
              <w:t>rematrícula</w:t>
            </w:r>
            <w:proofErr w:type="spellEnd"/>
            <w:r>
              <w:rPr>
                <w:sz w:val="18"/>
                <w:szCs w:val="18"/>
              </w:rPr>
              <w:t>.</w:t>
            </w:r>
          </w:p>
        </w:tc>
      </w:tr>
    </w:tbl>
    <w:p w:rsidR="00D26A8E" w:rsidRDefault="00D26A8E" w14:paraId="14603144" w14:textId="77777777">
      <w:pPr>
        <w:spacing w:after="80"/>
      </w:pPr>
    </w:p>
    <w:tbl>
      <w:tblPr>
        <w:tblW w:w="97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502"/>
        <w:gridCol w:w="2494"/>
        <w:gridCol w:w="1956"/>
        <w:gridCol w:w="3808"/>
      </w:tblGrid>
      <w:tr w:rsidR="0076488B" w14:paraId="14603146" w14:textId="77777777">
        <w:tc>
          <w:tcPr>
            <w:tcW w:w="0" w:type="auto"/>
            <w:gridSpan w:val="4"/>
            <w:tcBorders>
              <w:top w:val="single" w:color="003366" w:sz="1" w:space="0"/>
              <w:left w:val="single" w:color="003366" w:sz="1" w:space="0"/>
              <w:bottom w:val="single" w:color="003366" w:sz="1" w:space="0"/>
              <w:right w:val="single" w:color="003366" w:sz="1" w:space="0"/>
            </w:tcBorders>
            <w:shd w:val="clear" w:color="auto" w:fill="003366"/>
            <w:tcMar>
              <w:top w:w="80" w:type="dxa"/>
              <w:left w:w="120" w:type="dxa"/>
              <w:bottom w:w="80" w:type="dxa"/>
              <w:right w:w="120" w:type="dxa"/>
            </w:tcMar>
          </w:tcPr>
          <w:p w:rsidR="00D26A8E" w:rsidRDefault="00154387" w14:paraId="14603145" w14:textId="77777777">
            <w:r>
              <w:rPr>
                <w:b/>
                <w:bCs/>
                <w:color w:val="FFFFFF"/>
                <w:sz w:val="20"/>
                <w:szCs w:val="20"/>
              </w:rPr>
              <w:t>RF-009 – Información de Becas y Beneficios</w:t>
            </w:r>
          </w:p>
        </w:tc>
      </w:tr>
      <w:tr w:rsidR="00A2027A" w14:paraId="1460314B"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147" w14:textId="77777777">
            <w:r>
              <w:rPr>
                <w:b/>
                <w:bCs/>
                <w:color w:val="1A1A2E"/>
                <w:sz w:val="18"/>
                <w:szCs w:val="18"/>
              </w:rPr>
              <w:t>ID Requerimiento</w:t>
            </w:r>
          </w:p>
        </w:tc>
        <w:tc>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148" w14:textId="77777777">
            <w:r>
              <w:rPr>
                <w:color w:val="1A1A2E"/>
                <w:sz w:val="18"/>
                <w:szCs w:val="18"/>
              </w:rPr>
              <w:t>RF-009</w:t>
            </w:r>
          </w:p>
        </w:tc>
        <w:tc>
          <w:tcPr>
            <w:tcW w:w="20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149" w14:textId="77777777">
            <w:r>
              <w:rPr>
                <w:b/>
                <w:bCs/>
                <w:color w:val="1A1A2E"/>
                <w:sz w:val="18"/>
                <w:szCs w:val="18"/>
              </w:rPr>
              <w:t>ID Caso de Uso</w:t>
            </w:r>
          </w:p>
        </w:tc>
        <w:tc>
          <w:tcPr>
            <w:tcW w:w="2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14A" w14:textId="77777777">
            <w:r>
              <w:rPr>
                <w:color w:val="1A1A2E"/>
                <w:sz w:val="18"/>
                <w:szCs w:val="18"/>
              </w:rPr>
              <w:t>CU-009</w:t>
            </w:r>
          </w:p>
        </w:tc>
      </w:tr>
      <w:tr w:rsidR="00A2027A" w14:paraId="1460314E"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14C" w14:textId="77777777">
            <w:r>
              <w:rPr>
                <w:b/>
                <w:bCs/>
                <w:color w:val="1A1A2E"/>
                <w:sz w:val="18"/>
                <w:szCs w:val="18"/>
              </w:rPr>
              <w:t>Descripción</w:t>
            </w:r>
          </w:p>
        </w:tc>
        <w:tc>
          <w:tcPr>
            <w:tcW w:w="8560" w:type="dxa"/>
            <w:gridSpan w:val="3"/>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26A8E" w:rsidRDefault="00154387" w14:paraId="1460314D" w14:textId="77777777">
            <w:r>
              <w:rPr>
                <w:sz w:val="18"/>
                <w:szCs w:val="18"/>
              </w:rPr>
              <w:t>El sistema debe calcular y mostrar los beneficios vigentes del alumno según las reglas de negocio institucionales, previo al cálculo de la matriz completa.</w:t>
            </w:r>
          </w:p>
        </w:tc>
      </w:tr>
      <w:tr w:rsidR="00A2027A" w14:paraId="14603153"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14F" w14:textId="77777777">
            <w:r>
              <w:rPr>
                <w:b/>
                <w:bCs/>
                <w:color w:val="1A1A2E"/>
                <w:sz w:val="18"/>
                <w:szCs w:val="18"/>
              </w:rPr>
              <w:t>Criticidad</w:t>
            </w:r>
          </w:p>
        </w:tc>
        <w:tc>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150" w14:textId="77777777">
            <w:r>
              <w:rPr>
                <w:color w:val="1A1A2E"/>
                <w:sz w:val="18"/>
                <w:szCs w:val="18"/>
              </w:rPr>
              <w:t>Alta</w:t>
            </w:r>
          </w:p>
        </w:tc>
        <w:tc>
          <w:tcPr>
            <w:tcW w:w="20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151" w14:textId="77777777">
            <w:r>
              <w:rPr>
                <w:b/>
                <w:bCs/>
                <w:color w:val="1A1A2E"/>
                <w:sz w:val="18"/>
                <w:szCs w:val="18"/>
              </w:rPr>
              <w:t>Solicitante</w:t>
            </w:r>
          </w:p>
        </w:tc>
        <w:tc>
          <w:tcPr>
            <w:tcW w:w="2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152" w14:textId="77777777">
            <w:r>
              <w:rPr>
                <w:color w:val="1A1A2E"/>
                <w:sz w:val="18"/>
                <w:szCs w:val="18"/>
              </w:rPr>
              <w:t>Dirección DITD / Líder Funcional</w:t>
            </w:r>
          </w:p>
        </w:tc>
      </w:tr>
      <w:tr w:rsidR="00A2027A" w14:paraId="14603156"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154" w14:textId="77777777">
            <w:r>
              <w:rPr>
                <w:b/>
                <w:bCs/>
                <w:color w:val="1A1A2E"/>
                <w:sz w:val="18"/>
                <w:szCs w:val="18"/>
              </w:rPr>
              <w:t>Premisas</w:t>
            </w:r>
          </w:p>
        </w:tc>
        <w:tc>
          <w:tcPr>
            <w:tcW w:w="8560" w:type="dxa"/>
            <w:gridSpan w:val="3"/>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26A8E" w:rsidRDefault="00154387" w14:paraId="14603155" w14:textId="77777777">
            <w:r>
              <w:rPr>
                <w:sz w:val="18"/>
                <w:szCs w:val="18"/>
              </w:rPr>
              <w:t xml:space="preserve">El alumno debe estar </w:t>
            </w:r>
            <w:proofErr w:type="spellStart"/>
            <w:r>
              <w:rPr>
                <w:sz w:val="18"/>
                <w:szCs w:val="18"/>
              </w:rPr>
              <w:t>logueado</w:t>
            </w:r>
            <w:proofErr w:type="spellEnd"/>
            <w:r>
              <w:rPr>
                <w:sz w:val="18"/>
                <w:szCs w:val="18"/>
              </w:rPr>
              <w:t xml:space="preserve"> en el sistema y debe estar vigente.</w:t>
            </w:r>
          </w:p>
        </w:tc>
      </w:tr>
      <w:tr w:rsidR="00A2027A" w14:paraId="14603159"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157" w14:textId="77777777">
            <w:r>
              <w:rPr>
                <w:b/>
                <w:bCs/>
                <w:color w:val="1A1A2E"/>
                <w:sz w:val="18"/>
                <w:szCs w:val="18"/>
              </w:rPr>
              <w:t>Criterio de Aceptación</w:t>
            </w:r>
          </w:p>
        </w:tc>
        <w:tc>
          <w:tcPr>
            <w:tcW w:w="8560" w:type="dxa"/>
            <w:gridSpan w:val="3"/>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26A8E" w:rsidRDefault="00154387" w14:paraId="14603158" w14:textId="77777777">
            <w:r>
              <w:rPr>
                <w:sz w:val="18"/>
                <w:szCs w:val="18"/>
              </w:rPr>
              <w:t>El sistema muestra los antecedentes de los beneficios a los cuales puede aplicar para rematricularse, de forma clara y comprensible.</w:t>
            </w:r>
          </w:p>
        </w:tc>
      </w:tr>
    </w:tbl>
    <w:p w:rsidR="00526AE2" w:rsidRDefault="00526AE2" w14:paraId="1460315A" w14:textId="182D363B">
      <w:pPr>
        <w:spacing w:after="80"/>
      </w:pPr>
    </w:p>
    <w:p w:rsidR="00526AE2" w:rsidRDefault="00526AE2" w14:paraId="198639FF" w14:textId="77777777">
      <w:r>
        <w:br w:type="page"/>
      </w:r>
    </w:p>
    <w:p w:rsidR="00D26A8E" w:rsidRDefault="00D26A8E" w14:paraId="45F30C57" w14:textId="77777777">
      <w:pPr>
        <w:spacing w:after="80"/>
      </w:pPr>
    </w:p>
    <w:tbl>
      <w:tblPr>
        <w:tblW w:w="97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501"/>
        <w:gridCol w:w="2522"/>
        <w:gridCol w:w="1950"/>
        <w:gridCol w:w="3787"/>
      </w:tblGrid>
      <w:tr w:rsidR="0076488B" w14:paraId="1460315C" w14:textId="77777777">
        <w:tc>
          <w:tcPr>
            <w:tcW w:w="0" w:type="auto"/>
            <w:gridSpan w:val="4"/>
            <w:tcBorders>
              <w:top w:val="single" w:color="003366" w:sz="1" w:space="0"/>
              <w:left w:val="single" w:color="003366" w:sz="1" w:space="0"/>
              <w:bottom w:val="single" w:color="003366" w:sz="1" w:space="0"/>
              <w:right w:val="single" w:color="003366" w:sz="1" w:space="0"/>
            </w:tcBorders>
            <w:shd w:val="clear" w:color="auto" w:fill="003366"/>
            <w:tcMar>
              <w:top w:w="80" w:type="dxa"/>
              <w:left w:w="120" w:type="dxa"/>
              <w:bottom w:w="80" w:type="dxa"/>
              <w:right w:w="120" w:type="dxa"/>
            </w:tcMar>
          </w:tcPr>
          <w:p w:rsidR="00D26A8E" w:rsidRDefault="00154387" w14:paraId="1460315B" w14:textId="77777777">
            <w:r>
              <w:rPr>
                <w:b/>
                <w:bCs/>
                <w:color w:val="FFFFFF"/>
                <w:sz w:val="20"/>
                <w:szCs w:val="20"/>
              </w:rPr>
              <w:t>RF-010 – Validación Automática de Promedio Primer Semestre para Renovación de Becas</w:t>
            </w:r>
          </w:p>
        </w:tc>
      </w:tr>
      <w:tr w:rsidR="00A2027A" w14:paraId="14603161"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15D" w14:textId="77777777">
            <w:r>
              <w:rPr>
                <w:b/>
                <w:bCs/>
                <w:color w:val="1A1A2E"/>
                <w:sz w:val="18"/>
                <w:szCs w:val="18"/>
              </w:rPr>
              <w:t>ID Requerimiento</w:t>
            </w:r>
          </w:p>
        </w:tc>
        <w:tc>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15E" w14:textId="77777777">
            <w:r>
              <w:rPr>
                <w:color w:val="1A1A2E"/>
                <w:sz w:val="18"/>
                <w:szCs w:val="18"/>
              </w:rPr>
              <w:t>RF-010</w:t>
            </w:r>
          </w:p>
        </w:tc>
        <w:tc>
          <w:tcPr>
            <w:tcW w:w="20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15F" w14:textId="77777777">
            <w:r>
              <w:rPr>
                <w:b/>
                <w:bCs/>
                <w:color w:val="1A1A2E"/>
                <w:sz w:val="18"/>
                <w:szCs w:val="18"/>
              </w:rPr>
              <w:t>ID Caso de Uso</w:t>
            </w:r>
          </w:p>
        </w:tc>
        <w:tc>
          <w:tcPr>
            <w:tcW w:w="2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160" w14:textId="77777777">
            <w:r>
              <w:rPr>
                <w:color w:val="1A1A2E"/>
                <w:sz w:val="18"/>
                <w:szCs w:val="18"/>
              </w:rPr>
              <w:t>CU-010</w:t>
            </w:r>
          </w:p>
        </w:tc>
      </w:tr>
      <w:tr w:rsidR="00A2027A" w14:paraId="14603164"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162" w14:textId="77777777">
            <w:r>
              <w:rPr>
                <w:b/>
                <w:bCs/>
                <w:color w:val="1A1A2E"/>
                <w:sz w:val="18"/>
                <w:szCs w:val="18"/>
              </w:rPr>
              <w:t>Descripción</w:t>
            </w:r>
          </w:p>
        </w:tc>
        <w:tc>
          <w:tcPr>
            <w:tcW w:w="8560" w:type="dxa"/>
            <w:gridSpan w:val="3"/>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26A8E" w:rsidRDefault="00154387" w14:paraId="14603163" w14:textId="77777777">
            <w:r>
              <w:rPr>
                <w:sz w:val="18"/>
                <w:szCs w:val="18"/>
              </w:rPr>
              <w:t xml:space="preserve">El sistema debe validar automáticamente el promedio de notas del primer semestre académico del año al momento en que el alumno inicia el proceso de </w:t>
            </w:r>
            <w:proofErr w:type="spellStart"/>
            <w:r>
              <w:rPr>
                <w:sz w:val="18"/>
                <w:szCs w:val="18"/>
              </w:rPr>
              <w:t>rematrícula</w:t>
            </w:r>
            <w:proofErr w:type="spellEnd"/>
            <w:r>
              <w:rPr>
                <w:sz w:val="18"/>
                <w:szCs w:val="18"/>
              </w:rPr>
              <w:t xml:space="preserve"> anticipada. Esta validación determinará si el alumno cumple con el requisito del beneficio que se encuentra otorgado.</w:t>
            </w:r>
          </w:p>
        </w:tc>
      </w:tr>
      <w:tr w:rsidR="00A2027A" w14:paraId="14603169"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165" w14:textId="77777777">
            <w:r>
              <w:rPr>
                <w:b/>
                <w:bCs/>
                <w:color w:val="1A1A2E"/>
                <w:sz w:val="18"/>
                <w:szCs w:val="18"/>
              </w:rPr>
              <w:t>Criticidad</w:t>
            </w:r>
          </w:p>
        </w:tc>
        <w:tc>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166" w14:textId="77777777">
            <w:r>
              <w:rPr>
                <w:color w:val="1A1A2E"/>
                <w:sz w:val="18"/>
                <w:szCs w:val="18"/>
              </w:rPr>
              <w:t>Alta – Impacta directamente en la asignación correcta de beneficios durante el periodo de matrícula anticipada</w:t>
            </w:r>
          </w:p>
        </w:tc>
        <w:tc>
          <w:tcPr>
            <w:tcW w:w="20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167" w14:textId="77777777">
            <w:r>
              <w:rPr>
                <w:b/>
                <w:bCs/>
                <w:color w:val="1A1A2E"/>
                <w:sz w:val="18"/>
                <w:szCs w:val="18"/>
              </w:rPr>
              <w:t>Solicitante</w:t>
            </w:r>
          </w:p>
        </w:tc>
        <w:tc>
          <w:tcPr>
            <w:tcW w:w="2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168" w14:textId="77777777">
            <w:r>
              <w:rPr>
                <w:color w:val="1A1A2E"/>
                <w:sz w:val="18"/>
                <w:szCs w:val="18"/>
              </w:rPr>
              <w:t>Dirección DITD / Líder Funcional</w:t>
            </w:r>
          </w:p>
        </w:tc>
      </w:tr>
      <w:tr w:rsidR="00A2027A" w14:paraId="1460316C"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16A" w14:textId="77777777">
            <w:r>
              <w:rPr>
                <w:b/>
                <w:bCs/>
                <w:color w:val="1A1A2E"/>
                <w:sz w:val="18"/>
                <w:szCs w:val="18"/>
              </w:rPr>
              <w:t>Premisas</w:t>
            </w:r>
          </w:p>
        </w:tc>
        <w:tc>
          <w:tcPr>
            <w:tcW w:w="8560" w:type="dxa"/>
            <w:gridSpan w:val="3"/>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26A8E" w:rsidRDefault="00154387" w14:paraId="1460316B" w14:textId="77777777">
            <w:r>
              <w:rPr>
                <w:sz w:val="18"/>
                <w:szCs w:val="18"/>
              </w:rPr>
              <w:t>El sistema académico tiene disponible el promedio general acumulado del alumno. El cierre de notas del primer semestre se ha completado. El alumno tiene una beca interna activa en el período actual.</w:t>
            </w:r>
          </w:p>
        </w:tc>
      </w:tr>
      <w:tr w:rsidR="00A2027A" w14:paraId="1460316F"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16D" w14:textId="77777777">
            <w:r>
              <w:rPr>
                <w:b/>
                <w:bCs/>
                <w:color w:val="1A1A2E"/>
                <w:sz w:val="18"/>
                <w:szCs w:val="18"/>
              </w:rPr>
              <w:t>Criterio de Aceptación</w:t>
            </w:r>
          </w:p>
        </w:tc>
        <w:tc>
          <w:tcPr>
            <w:tcW w:w="8560" w:type="dxa"/>
            <w:gridSpan w:val="3"/>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0330F8" w:rsidRDefault="00154387" w14:paraId="57565692" w14:textId="77777777">
            <w:pPr>
              <w:rPr>
                <w:ins w:author="Juan Pablo Silva Fernandez" w:date="2026-06-03T15:46:00Z" w16du:dateUtc="2026-06-03T19:46:00Z" w:id="34"/>
                <w:sz w:val="18"/>
                <w:szCs w:val="18"/>
              </w:rPr>
            </w:pPr>
            <w:r>
              <w:rPr>
                <w:sz w:val="18"/>
                <w:szCs w:val="18"/>
              </w:rPr>
              <w:t xml:space="preserve">1. Al iniciar la rematricula, el sistema consulta automáticamente el promedio del alumno. </w:t>
            </w:r>
          </w:p>
          <w:p w:rsidR="000330F8" w:rsidRDefault="00154387" w14:paraId="00389C07" w14:textId="77777777">
            <w:pPr>
              <w:rPr>
                <w:ins w:author="Juan Pablo Silva Fernandez" w:date="2026-06-03T15:46:00Z" w16du:dateUtc="2026-06-03T19:46:00Z" w:id="35"/>
                <w:sz w:val="18"/>
                <w:szCs w:val="18"/>
              </w:rPr>
            </w:pPr>
            <w:r>
              <w:rPr>
                <w:sz w:val="18"/>
                <w:szCs w:val="18"/>
              </w:rPr>
              <w:t xml:space="preserve">2. Si el promedio es igual o mayor a la regla de negocio: mantiene el % de beca actual. </w:t>
            </w:r>
          </w:p>
          <w:p w:rsidR="000330F8" w:rsidRDefault="00154387" w14:paraId="0AC455FF" w14:textId="77777777">
            <w:pPr>
              <w:rPr>
                <w:ins w:author="Juan Pablo Silva Fernandez" w:date="2026-06-03T15:46:00Z" w16du:dateUtc="2026-06-03T19:46:00Z" w:id="36"/>
                <w:sz w:val="18"/>
                <w:szCs w:val="18"/>
              </w:rPr>
            </w:pPr>
            <w:r>
              <w:rPr>
                <w:sz w:val="18"/>
                <w:szCs w:val="18"/>
              </w:rPr>
              <w:t xml:space="preserve">3. Si el promedio es menor: notifica el % de pérdida de beca y permite continuar. </w:t>
            </w:r>
          </w:p>
          <w:p w:rsidR="00D26A8E" w:rsidRDefault="00154387" w14:paraId="1460316E" w14:textId="2650F499">
            <w:r>
              <w:rPr>
                <w:sz w:val="18"/>
                <w:szCs w:val="18"/>
              </w:rPr>
              <w:t>4. Genera registro de auditoría de la validación realizada.</w:t>
            </w:r>
          </w:p>
        </w:tc>
      </w:tr>
      <w:tr w:rsidR="00A2027A" w14:paraId="14603172"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170" w14:textId="77777777">
            <w:r>
              <w:rPr>
                <w:b/>
                <w:bCs/>
                <w:color w:val="1A1A2E"/>
                <w:sz w:val="18"/>
                <w:szCs w:val="18"/>
              </w:rPr>
              <w:t>Otros Antecedentes</w:t>
            </w:r>
          </w:p>
        </w:tc>
        <w:tc>
          <w:tcPr>
            <w:tcW w:w="8560" w:type="dxa"/>
            <w:gridSpan w:val="3"/>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26A8E" w:rsidRDefault="00154387" w14:paraId="14603171" w14:textId="0E5DD874">
            <w:r>
              <w:rPr>
                <w:sz w:val="18"/>
                <w:szCs w:val="18"/>
              </w:rPr>
              <w:t>Aplica SOLO durante rematricula anticipada (octubre-diciembre). Fuera de este período, aplica RF-011.</w:t>
            </w:r>
          </w:p>
        </w:tc>
      </w:tr>
    </w:tbl>
    <w:p w:rsidR="00D26A8E" w:rsidRDefault="00D26A8E" w14:paraId="14603173" w14:textId="77777777">
      <w:pPr>
        <w:spacing w:after="80"/>
      </w:pPr>
    </w:p>
    <w:p w:rsidR="00D26A8E" w:rsidRDefault="00154387" w14:paraId="14603174" w14:textId="77777777">
      <w:r>
        <w:br w:type="page"/>
      </w:r>
    </w:p>
    <w:tbl>
      <w:tblPr>
        <w:tblW w:w="97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501"/>
        <w:gridCol w:w="2515"/>
        <w:gridCol w:w="1952"/>
        <w:gridCol w:w="3792"/>
      </w:tblGrid>
      <w:tr w:rsidR="0076488B" w14:paraId="14603176" w14:textId="77777777">
        <w:tc>
          <w:tcPr>
            <w:tcW w:w="0" w:type="auto"/>
            <w:gridSpan w:val="4"/>
            <w:tcBorders>
              <w:top w:val="single" w:color="003366" w:sz="1" w:space="0"/>
              <w:left w:val="single" w:color="003366" w:sz="1" w:space="0"/>
              <w:bottom w:val="single" w:color="003366" w:sz="1" w:space="0"/>
              <w:right w:val="single" w:color="003366" w:sz="1" w:space="0"/>
            </w:tcBorders>
            <w:shd w:val="clear" w:color="auto" w:fill="003366"/>
            <w:tcMar>
              <w:top w:w="80" w:type="dxa"/>
              <w:left w:w="120" w:type="dxa"/>
              <w:bottom w:w="80" w:type="dxa"/>
              <w:right w:w="120" w:type="dxa"/>
            </w:tcMar>
          </w:tcPr>
          <w:p w:rsidR="00D26A8E" w:rsidRDefault="00154387" w14:paraId="14603175" w14:textId="77777777">
            <w:r>
              <w:rPr>
                <w:b/>
                <w:bCs/>
                <w:color w:val="FFFFFF"/>
                <w:sz w:val="20"/>
                <w:szCs w:val="20"/>
              </w:rPr>
              <w:t>RF-011 – Validación de Promedio Anual para Cálculo de Beneficios fuera de la Matrícula Anticipada</w:t>
            </w:r>
          </w:p>
        </w:tc>
      </w:tr>
      <w:tr w:rsidR="00A2027A" w14:paraId="1460317B"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177" w14:textId="77777777">
            <w:r>
              <w:rPr>
                <w:b/>
                <w:bCs/>
                <w:color w:val="1A1A2E"/>
                <w:sz w:val="18"/>
                <w:szCs w:val="18"/>
              </w:rPr>
              <w:t>ID Requerimiento</w:t>
            </w:r>
          </w:p>
        </w:tc>
        <w:tc>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178" w14:textId="77777777">
            <w:r>
              <w:rPr>
                <w:color w:val="1A1A2E"/>
                <w:sz w:val="18"/>
                <w:szCs w:val="18"/>
              </w:rPr>
              <w:t>RF-011</w:t>
            </w:r>
          </w:p>
        </w:tc>
        <w:tc>
          <w:tcPr>
            <w:tcW w:w="20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179" w14:textId="77777777">
            <w:r>
              <w:rPr>
                <w:b/>
                <w:bCs/>
                <w:color w:val="1A1A2E"/>
                <w:sz w:val="18"/>
                <w:szCs w:val="18"/>
              </w:rPr>
              <w:t>ID Caso de Uso</w:t>
            </w:r>
          </w:p>
        </w:tc>
        <w:tc>
          <w:tcPr>
            <w:tcW w:w="2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17A" w14:textId="77777777">
            <w:r>
              <w:rPr>
                <w:color w:val="1A1A2E"/>
                <w:sz w:val="18"/>
                <w:szCs w:val="18"/>
              </w:rPr>
              <w:t>CU-011</w:t>
            </w:r>
          </w:p>
        </w:tc>
      </w:tr>
      <w:tr w:rsidR="00A2027A" w14:paraId="1460317E"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17C" w14:textId="77777777">
            <w:r>
              <w:rPr>
                <w:b/>
                <w:bCs/>
                <w:color w:val="1A1A2E"/>
                <w:sz w:val="18"/>
                <w:szCs w:val="18"/>
              </w:rPr>
              <w:t>Descripción</w:t>
            </w:r>
          </w:p>
        </w:tc>
        <w:tc>
          <w:tcPr>
            <w:tcW w:w="8560" w:type="dxa"/>
            <w:gridSpan w:val="3"/>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26A8E" w:rsidRDefault="00154387" w14:paraId="1460317D" w14:textId="77777777">
            <w:r>
              <w:rPr>
                <w:sz w:val="18"/>
                <w:szCs w:val="18"/>
              </w:rPr>
              <w:t>Una vez finalizado el cierre académico anual, el sistema debe validar el promedio general del año completo para determinar si el beneficio otorgado se mantiene.</w:t>
            </w:r>
          </w:p>
        </w:tc>
      </w:tr>
      <w:tr w:rsidR="00A2027A" w14:paraId="14603183"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17F" w14:textId="77777777">
            <w:r>
              <w:rPr>
                <w:b/>
                <w:bCs/>
                <w:color w:val="1A1A2E"/>
                <w:sz w:val="18"/>
                <w:szCs w:val="18"/>
              </w:rPr>
              <w:t>Criticidad</w:t>
            </w:r>
          </w:p>
        </w:tc>
        <w:tc>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180" w14:textId="77777777">
            <w:r>
              <w:rPr>
                <w:color w:val="1A1A2E"/>
                <w:sz w:val="18"/>
                <w:szCs w:val="18"/>
              </w:rPr>
              <w:t>Alta – Determina beneficios definitivos para el nuevo período académico</w:t>
            </w:r>
          </w:p>
        </w:tc>
        <w:tc>
          <w:tcPr>
            <w:tcW w:w="20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181" w14:textId="77777777">
            <w:r>
              <w:rPr>
                <w:b/>
                <w:bCs/>
                <w:color w:val="1A1A2E"/>
                <w:sz w:val="18"/>
                <w:szCs w:val="18"/>
              </w:rPr>
              <w:t>Solicitante</w:t>
            </w:r>
          </w:p>
        </w:tc>
        <w:tc>
          <w:tcPr>
            <w:tcW w:w="2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182" w14:textId="77777777">
            <w:r>
              <w:rPr>
                <w:color w:val="1A1A2E"/>
                <w:sz w:val="18"/>
                <w:szCs w:val="18"/>
              </w:rPr>
              <w:t>Dirección DITD / Líder Funcional</w:t>
            </w:r>
          </w:p>
        </w:tc>
      </w:tr>
      <w:tr w:rsidR="00A2027A" w14:paraId="14603186"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184" w14:textId="77777777">
            <w:r>
              <w:rPr>
                <w:b/>
                <w:bCs/>
                <w:color w:val="1A1A2E"/>
                <w:sz w:val="18"/>
                <w:szCs w:val="18"/>
              </w:rPr>
              <w:t>Premisas</w:t>
            </w:r>
          </w:p>
        </w:tc>
        <w:tc>
          <w:tcPr>
            <w:tcW w:w="8560" w:type="dxa"/>
            <w:gridSpan w:val="3"/>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26A8E" w:rsidRDefault="00154387" w14:paraId="14603185" w14:textId="77777777">
            <w:r>
              <w:rPr>
                <w:sz w:val="18"/>
                <w:szCs w:val="18"/>
              </w:rPr>
              <w:t>El sistema académico tiene disponible el promedio general acumulado del alumno. El cierre de notas del año académico se ha completado. El alumno tiene una beca interna activa en el período actual.</w:t>
            </w:r>
          </w:p>
        </w:tc>
      </w:tr>
      <w:tr w:rsidR="00A2027A" w14:paraId="14603189"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187" w14:textId="77777777">
            <w:r>
              <w:rPr>
                <w:b/>
                <w:bCs/>
                <w:color w:val="1A1A2E"/>
                <w:sz w:val="18"/>
                <w:szCs w:val="18"/>
              </w:rPr>
              <w:t>Criterio de Aceptación</w:t>
            </w:r>
          </w:p>
        </w:tc>
        <w:tc>
          <w:tcPr>
            <w:tcW w:w="8560" w:type="dxa"/>
            <w:gridSpan w:val="3"/>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0330F8" w:rsidRDefault="00154387" w14:paraId="7FB02141" w14:textId="77777777">
            <w:pPr>
              <w:rPr>
                <w:ins w:author="Juan Pablo Silva Fernandez" w:date="2026-06-03T15:46:00Z" w16du:dateUtc="2026-06-03T19:46:00Z" w:id="37"/>
                <w:sz w:val="18"/>
                <w:szCs w:val="18"/>
              </w:rPr>
            </w:pPr>
            <w:r>
              <w:rPr>
                <w:sz w:val="18"/>
                <w:szCs w:val="18"/>
              </w:rPr>
              <w:t xml:space="preserve">1. Calcula el promedio general anual del alumno. </w:t>
            </w:r>
          </w:p>
          <w:p w:rsidR="000330F8" w:rsidRDefault="00154387" w14:paraId="7D19D629" w14:textId="77777777">
            <w:pPr>
              <w:rPr>
                <w:ins w:author="Juan Pablo Silva Fernandez" w:date="2026-06-03T15:46:00Z" w16du:dateUtc="2026-06-03T19:46:00Z" w:id="38"/>
                <w:sz w:val="18"/>
                <w:szCs w:val="18"/>
              </w:rPr>
            </w:pPr>
            <w:r>
              <w:rPr>
                <w:sz w:val="18"/>
                <w:szCs w:val="18"/>
              </w:rPr>
              <w:t xml:space="preserve">2. Aplica la tabla de beneficios según rango de promedio. </w:t>
            </w:r>
          </w:p>
          <w:p w:rsidR="000330F8" w:rsidRDefault="00154387" w14:paraId="01B4C937" w14:textId="77777777">
            <w:pPr>
              <w:rPr>
                <w:ins w:author="Juan Pablo Silva Fernandez" w:date="2026-06-03T15:46:00Z" w16du:dateUtc="2026-06-03T19:46:00Z" w:id="39"/>
                <w:sz w:val="18"/>
                <w:szCs w:val="18"/>
              </w:rPr>
            </w:pPr>
            <w:r>
              <w:rPr>
                <w:sz w:val="18"/>
                <w:szCs w:val="18"/>
              </w:rPr>
              <w:t xml:space="preserve">3. Actualiza el % de beca para el siguiente período. </w:t>
            </w:r>
          </w:p>
          <w:p w:rsidR="000330F8" w:rsidRDefault="00154387" w14:paraId="28A8F5D3" w14:textId="77777777">
            <w:pPr>
              <w:rPr>
                <w:ins w:author="Juan Pablo Silva Fernandez" w:date="2026-06-03T15:46:00Z" w16du:dateUtc="2026-06-03T19:46:00Z" w:id="40"/>
                <w:sz w:val="18"/>
                <w:szCs w:val="18"/>
              </w:rPr>
            </w:pPr>
            <w:r>
              <w:rPr>
                <w:sz w:val="18"/>
                <w:szCs w:val="18"/>
              </w:rPr>
              <w:t xml:space="preserve">4. Notifica al alumno los cambios en sus beneficios. </w:t>
            </w:r>
          </w:p>
          <w:p w:rsidR="000330F8" w:rsidRDefault="00154387" w14:paraId="1660B72D" w14:textId="77777777">
            <w:pPr>
              <w:rPr>
                <w:ins w:author="Juan Pablo Silva Fernandez" w:date="2026-06-03T15:46:00Z" w16du:dateUtc="2026-06-03T19:46:00Z" w:id="41"/>
                <w:sz w:val="18"/>
                <w:szCs w:val="18"/>
              </w:rPr>
            </w:pPr>
            <w:r>
              <w:rPr>
                <w:sz w:val="18"/>
                <w:szCs w:val="18"/>
              </w:rPr>
              <w:t xml:space="preserve">5. Genera reporte de beneficios ajustados por rendimiento académico. </w:t>
            </w:r>
          </w:p>
          <w:p w:rsidR="00D26A8E" w:rsidRDefault="00154387" w14:paraId="14603188" w14:textId="298CB74C">
            <w:r>
              <w:rPr>
                <w:sz w:val="18"/>
                <w:szCs w:val="18"/>
              </w:rPr>
              <w:t>6. Permite ajuste manual excepcional por supervisor.</w:t>
            </w:r>
          </w:p>
        </w:tc>
      </w:tr>
      <w:tr w:rsidR="00A2027A" w14:paraId="1460318C"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18A" w14:textId="77777777">
            <w:r>
              <w:rPr>
                <w:b/>
                <w:bCs/>
                <w:color w:val="1A1A2E"/>
                <w:sz w:val="18"/>
                <w:szCs w:val="18"/>
              </w:rPr>
              <w:t>Otros Antecedentes</w:t>
            </w:r>
          </w:p>
        </w:tc>
        <w:tc>
          <w:tcPr>
            <w:tcW w:w="8560" w:type="dxa"/>
            <w:gridSpan w:val="3"/>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26A8E" w:rsidRDefault="00154387" w14:paraId="1460318B" w14:textId="25EEE5B5">
            <w:r>
              <w:rPr>
                <w:sz w:val="18"/>
                <w:szCs w:val="18"/>
              </w:rPr>
              <w:t>Se ejecuta post-cierre académico y puede modificar beneficios asignados en rematricula anticipada.</w:t>
            </w:r>
          </w:p>
        </w:tc>
      </w:tr>
    </w:tbl>
    <w:p w:rsidR="00D26A8E" w:rsidRDefault="00D26A8E" w14:paraId="1460318D" w14:textId="77777777">
      <w:pPr>
        <w:spacing w:after="80"/>
      </w:pPr>
    </w:p>
    <w:tbl>
      <w:tblPr>
        <w:tblW w:w="97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501"/>
        <w:gridCol w:w="2516"/>
        <w:gridCol w:w="1951"/>
        <w:gridCol w:w="3792"/>
      </w:tblGrid>
      <w:tr w:rsidR="0076488B" w14:paraId="1460318F" w14:textId="77777777">
        <w:tc>
          <w:tcPr>
            <w:tcW w:w="0" w:type="auto"/>
            <w:gridSpan w:val="4"/>
            <w:tcBorders>
              <w:top w:val="single" w:color="003366" w:sz="1" w:space="0"/>
              <w:left w:val="single" w:color="003366" w:sz="1" w:space="0"/>
              <w:bottom w:val="single" w:color="003366" w:sz="1" w:space="0"/>
              <w:right w:val="single" w:color="003366" w:sz="1" w:space="0"/>
            </w:tcBorders>
            <w:shd w:val="clear" w:color="auto" w:fill="003366"/>
            <w:tcMar>
              <w:top w:w="80" w:type="dxa"/>
              <w:left w:w="120" w:type="dxa"/>
              <w:bottom w:w="80" w:type="dxa"/>
              <w:right w:w="120" w:type="dxa"/>
            </w:tcMar>
          </w:tcPr>
          <w:p w:rsidR="00D26A8E" w:rsidRDefault="00154387" w14:paraId="1460318E" w14:textId="77777777">
            <w:r>
              <w:rPr>
                <w:b/>
                <w:bCs/>
                <w:color w:val="FFFFFF"/>
                <w:sz w:val="20"/>
                <w:szCs w:val="20"/>
              </w:rPr>
              <w:t>RF-012 – Motor de Cálculo – Matriz de Beneficios para Arancel y Matrícula</w:t>
            </w:r>
          </w:p>
        </w:tc>
      </w:tr>
      <w:tr w:rsidR="00A2027A" w14:paraId="14603194"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190" w14:textId="77777777">
            <w:r>
              <w:rPr>
                <w:b/>
                <w:bCs/>
                <w:color w:val="1A1A2E"/>
                <w:sz w:val="18"/>
                <w:szCs w:val="18"/>
              </w:rPr>
              <w:t>ID Requerimiento</w:t>
            </w:r>
          </w:p>
        </w:tc>
        <w:tc>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191" w14:textId="77777777">
            <w:r>
              <w:rPr>
                <w:color w:val="1A1A2E"/>
                <w:sz w:val="18"/>
                <w:szCs w:val="18"/>
              </w:rPr>
              <w:t>RF-012</w:t>
            </w:r>
          </w:p>
        </w:tc>
        <w:tc>
          <w:tcPr>
            <w:tcW w:w="20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192" w14:textId="77777777">
            <w:r>
              <w:rPr>
                <w:b/>
                <w:bCs/>
                <w:color w:val="1A1A2E"/>
                <w:sz w:val="18"/>
                <w:szCs w:val="18"/>
              </w:rPr>
              <w:t>ID Caso de Uso</w:t>
            </w:r>
          </w:p>
        </w:tc>
        <w:tc>
          <w:tcPr>
            <w:tcW w:w="2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193" w14:textId="77777777">
            <w:r>
              <w:rPr>
                <w:color w:val="1A1A2E"/>
                <w:sz w:val="18"/>
                <w:szCs w:val="18"/>
              </w:rPr>
              <w:t>CU-012</w:t>
            </w:r>
          </w:p>
        </w:tc>
      </w:tr>
      <w:tr w:rsidR="00A2027A" w14:paraId="14603197"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195" w14:textId="77777777">
            <w:r>
              <w:rPr>
                <w:b/>
                <w:bCs/>
                <w:color w:val="1A1A2E"/>
                <w:sz w:val="18"/>
                <w:szCs w:val="18"/>
              </w:rPr>
              <w:t>Descripción</w:t>
            </w:r>
          </w:p>
        </w:tc>
        <w:tc>
          <w:tcPr>
            <w:tcW w:w="8560" w:type="dxa"/>
            <w:gridSpan w:val="3"/>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26A8E" w:rsidRDefault="00154387" w14:paraId="14603196" w14:textId="77777777">
            <w:r>
              <w:rPr>
                <w:sz w:val="18"/>
                <w:szCs w:val="18"/>
              </w:rPr>
              <w:t>El sistema debe calcular automáticamente la matriz completa de beneficios aplicables al alumno, considerando la siguiente secuencia: Arancel Base → Becas Externas → Becas Internas → Descuentos Financieros → Total a Pagar.</w:t>
            </w:r>
          </w:p>
        </w:tc>
      </w:tr>
      <w:tr w:rsidR="00A2027A" w14:paraId="1460319C"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198" w14:textId="77777777">
            <w:r>
              <w:rPr>
                <w:b/>
                <w:bCs/>
                <w:color w:val="1A1A2E"/>
                <w:sz w:val="18"/>
                <w:szCs w:val="18"/>
              </w:rPr>
              <w:t>Criticidad</w:t>
            </w:r>
          </w:p>
        </w:tc>
        <w:tc>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199" w14:textId="68BAEC7A">
            <w:r>
              <w:rPr>
                <w:color w:val="1A1A2E"/>
                <w:sz w:val="18"/>
                <w:szCs w:val="18"/>
              </w:rPr>
              <w:t>Crítica – Núcleo central del proceso de rematricula</w:t>
            </w:r>
          </w:p>
        </w:tc>
        <w:tc>
          <w:tcPr>
            <w:tcW w:w="20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19A" w14:textId="77777777">
            <w:r>
              <w:rPr>
                <w:b/>
                <w:bCs/>
                <w:color w:val="1A1A2E"/>
                <w:sz w:val="18"/>
                <w:szCs w:val="18"/>
              </w:rPr>
              <w:t>Solicitante</w:t>
            </w:r>
          </w:p>
        </w:tc>
        <w:tc>
          <w:tcPr>
            <w:tcW w:w="2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19B" w14:textId="77777777">
            <w:r>
              <w:rPr>
                <w:color w:val="1A1A2E"/>
                <w:sz w:val="18"/>
                <w:szCs w:val="18"/>
              </w:rPr>
              <w:t>Dirección DITD / Líder Funcional</w:t>
            </w:r>
          </w:p>
        </w:tc>
      </w:tr>
      <w:tr w:rsidR="00A2027A" w14:paraId="1460319F"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19D" w14:textId="77777777">
            <w:r>
              <w:rPr>
                <w:b/>
                <w:bCs/>
                <w:color w:val="1A1A2E"/>
                <w:sz w:val="18"/>
                <w:szCs w:val="18"/>
              </w:rPr>
              <w:t>Premisas</w:t>
            </w:r>
          </w:p>
        </w:tc>
        <w:tc>
          <w:tcPr>
            <w:tcW w:w="8560" w:type="dxa"/>
            <w:gridSpan w:val="3"/>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26A8E" w:rsidRDefault="00154387" w14:paraId="1460319E" w14:textId="77777777">
            <w:r>
              <w:rPr>
                <w:sz w:val="18"/>
                <w:szCs w:val="18"/>
              </w:rPr>
              <w:t>Aranceles vigentes están cargados en el sistema. Beneficios internos y externos actualizados. El alumno tiene las validaciones académicas completadas (RF-010 o RF-011).</w:t>
            </w:r>
          </w:p>
        </w:tc>
      </w:tr>
      <w:tr w:rsidR="00A2027A" w14:paraId="146031A2"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1A0" w14:textId="77777777">
            <w:r>
              <w:rPr>
                <w:b/>
                <w:bCs/>
                <w:color w:val="1A1A2E"/>
                <w:sz w:val="18"/>
                <w:szCs w:val="18"/>
              </w:rPr>
              <w:t>Criterio de Aceptación</w:t>
            </w:r>
          </w:p>
        </w:tc>
        <w:tc>
          <w:tcPr>
            <w:tcW w:w="8560" w:type="dxa"/>
            <w:gridSpan w:val="3"/>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752744" w:rsidRDefault="00154387" w14:paraId="1BE71067" w14:textId="77777777">
            <w:pPr>
              <w:rPr>
                <w:ins w:author="Juan Pablo Silva Fernandez" w:date="2026-06-03T15:47:00Z" w16du:dateUtc="2026-06-03T19:47:00Z" w:id="42"/>
                <w:sz w:val="18"/>
                <w:szCs w:val="18"/>
              </w:rPr>
            </w:pPr>
            <w:r>
              <w:rPr>
                <w:sz w:val="18"/>
                <w:szCs w:val="18"/>
              </w:rPr>
              <w:t xml:space="preserve">1. Obtiene arancel base según carrera, cohorte y período. </w:t>
            </w:r>
          </w:p>
          <w:p w:rsidR="00752744" w:rsidRDefault="00154387" w14:paraId="4B975C97" w14:textId="77777777">
            <w:pPr>
              <w:rPr>
                <w:ins w:author="Juan Pablo Silva Fernandez" w:date="2026-06-03T15:47:00Z" w16du:dateUtc="2026-06-03T19:47:00Z" w:id="43"/>
                <w:sz w:val="18"/>
                <w:szCs w:val="18"/>
              </w:rPr>
            </w:pPr>
            <w:r>
              <w:rPr>
                <w:sz w:val="18"/>
                <w:szCs w:val="18"/>
              </w:rPr>
              <w:t xml:space="preserve">2. Aplica becas ministeriales/externas si existen. </w:t>
            </w:r>
          </w:p>
          <w:p w:rsidR="00752744" w:rsidRDefault="00154387" w14:paraId="3E497EEC" w14:textId="77777777">
            <w:pPr>
              <w:rPr>
                <w:ins w:author="Juan Pablo Silva Fernandez" w:date="2026-06-03T15:47:00Z" w16du:dateUtc="2026-06-03T19:47:00Z" w:id="44"/>
                <w:sz w:val="18"/>
                <w:szCs w:val="18"/>
              </w:rPr>
            </w:pPr>
            <w:r>
              <w:rPr>
                <w:sz w:val="18"/>
                <w:szCs w:val="18"/>
              </w:rPr>
              <w:t xml:space="preserve">3. Sobre el saldo restante, aplica beca interna o convenio (no acumulables entre sí). </w:t>
            </w:r>
          </w:p>
          <w:p w:rsidR="00752744" w:rsidRDefault="00154387" w14:paraId="7DFA0DE1" w14:textId="77777777">
            <w:pPr>
              <w:rPr>
                <w:ins w:author="Juan Pablo Silva Fernandez" w:date="2026-06-03T15:47:00Z" w16du:dateUtc="2026-06-03T19:47:00Z" w:id="45"/>
                <w:sz w:val="18"/>
                <w:szCs w:val="18"/>
              </w:rPr>
            </w:pPr>
            <w:r>
              <w:rPr>
                <w:sz w:val="18"/>
                <w:szCs w:val="18"/>
              </w:rPr>
              <w:t xml:space="preserve">4. Aplica descuentos financieros según forma de pago. </w:t>
            </w:r>
          </w:p>
          <w:p w:rsidR="00752744" w:rsidRDefault="00154387" w14:paraId="2A9B77FE" w14:textId="77777777">
            <w:pPr>
              <w:rPr>
                <w:ins w:author="Juan Pablo Silva Fernandez" w:date="2026-06-03T15:47:00Z" w16du:dateUtc="2026-06-03T19:47:00Z" w:id="46"/>
                <w:sz w:val="18"/>
                <w:szCs w:val="18"/>
              </w:rPr>
            </w:pPr>
            <w:r>
              <w:rPr>
                <w:sz w:val="18"/>
                <w:szCs w:val="18"/>
              </w:rPr>
              <w:t xml:space="preserve">5. Calcula total a pagar. </w:t>
            </w:r>
          </w:p>
          <w:p w:rsidR="00D26A8E" w:rsidRDefault="00154387" w14:paraId="146031A1" w14:textId="58A770B3">
            <w:r>
              <w:rPr>
                <w:sz w:val="18"/>
                <w:szCs w:val="18"/>
              </w:rPr>
              <w:t>6. Muestra desglose completo y transparente al alumno.</w:t>
            </w:r>
          </w:p>
        </w:tc>
      </w:tr>
      <w:tr w:rsidR="00A2027A" w14:paraId="146031A5"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1A3" w14:textId="77777777">
            <w:r>
              <w:rPr>
                <w:b/>
                <w:bCs/>
                <w:color w:val="1A1A2E"/>
                <w:sz w:val="18"/>
                <w:szCs w:val="18"/>
              </w:rPr>
              <w:t>Otros Antecedentes</w:t>
            </w:r>
          </w:p>
        </w:tc>
        <w:tc>
          <w:tcPr>
            <w:tcW w:w="8560" w:type="dxa"/>
            <w:gridSpan w:val="3"/>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26A8E" w:rsidRDefault="00154387" w14:paraId="146031A4" w14:textId="77777777">
            <w:r>
              <w:rPr>
                <w:sz w:val="18"/>
                <w:szCs w:val="18"/>
              </w:rPr>
              <w:t>Debe cumplir regla de negocio: becas internas y convenios NO son acumulables.</w:t>
            </w:r>
            <w:r>
              <w:rPr>
                <w:sz w:val="18"/>
                <w:shd w:val="clear" w:color="auto" w:fill="BDD7EE"/>
              </w:rPr>
              <w:t xml:space="preserve"> La compatibilidad entre becas debe validarse según reglamento institucional: algunas becas son compatibles entre sí y otras no. El sistema debe implementar estas reglas de compatibilidad. Orden de aplicación: primero becas externas/ministeriales sobre arancel real, luego becas internas según compatibilidad definida en reglamento.</w:t>
            </w:r>
          </w:p>
        </w:tc>
      </w:tr>
    </w:tbl>
    <w:p w:rsidR="00D26A8E" w:rsidRDefault="00D26A8E" w14:paraId="146031A6" w14:textId="77777777">
      <w:pPr>
        <w:spacing w:after="80"/>
      </w:pPr>
    </w:p>
    <w:p w:rsidR="00D26A8E" w:rsidP="00557E82" w:rsidRDefault="00F11320" w14:paraId="3CECB5F8" w14:textId="602B9554">
      <w:r>
        <w:br w:type="page"/>
      </w:r>
    </w:p>
    <w:tbl>
      <w:tblPr>
        <w:tblW w:w="97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501"/>
        <w:gridCol w:w="2516"/>
        <w:gridCol w:w="1951"/>
        <w:gridCol w:w="3792"/>
      </w:tblGrid>
      <w:tr w:rsidR="0076488B" w14:paraId="146031A8" w14:textId="77777777">
        <w:tc>
          <w:tcPr>
            <w:tcW w:w="0" w:type="auto"/>
            <w:gridSpan w:val="4"/>
            <w:tcBorders>
              <w:top w:val="single" w:color="003366" w:sz="1" w:space="0"/>
              <w:left w:val="single" w:color="003366" w:sz="1" w:space="0"/>
              <w:bottom w:val="single" w:color="003366" w:sz="1" w:space="0"/>
              <w:right w:val="single" w:color="003366" w:sz="1" w:space="0"/>
            </w:tcBorders>
            <w:shd w:val="clear" w:color="auto" w:fill="003366"/>
            <w:tcMar>
              <w:top w:w="80" w:type="dxa"/>
              <w:left w:w="120" w:type="dxa"/>
              <w:bottom w:w="80" w:type="dxa"/>
              <w:right w:w="120" w:type="dxa"/>
            </w:tcMar>
          </w:tcPr>
          <w:p w:rsidR="00D26A8E" w:rsidRDefault="00154387" w14:paraId="146031A7" w14:textId="77777777">
            <w:r>
              <w:rPr>
                <w:b/>
                <w:bCs/>
                <w:color w:val="FFFFFF"/>
                <w:sz w:val="20"/>
                <w:szCs w:val="20"/>
              </w:rPr>
              <w:t xml:space="preserve">RF-013 – Aplicación Automática de Beneficios según Fecha de </w:t>
            </w:r>
            <w:proofErr w:type="spellStart"/>
            <w:r>
              <w:rPr>
                <w:b/>
                <w:bCs/>
                <w:color w:val="FFFFFF"/>
                <w:sz w:val="20"/>
                <w:szCs w:val="20"/>
              </w:rPr>
              <w:t>Rematrícula</w:t>
            </w:r>
            <w:proofErr w:type="spellEnd"/>
          </w:p>
        </w:tc>
      </w:tr>
      <w:tr w:rsidR="00A2027A" w14:paraId="146031AD"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1A9" w14:textId="77777777">
            <w:r>
              <w:rPr>
                <w:b/>
                <w:bCs/>
                <w:color w:val="1A1A2E"/>
                <w:sz w:val="18"/>
                <w:szCs w:val="18"/>
              </w:rPr>
              <w:t>ID Requerimiento</w:t>
            </w:r>
          </w:p>
        </w:tc>
        <w:tc>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1AA" w14:textId="77777777">
            <w:r>
              <w:rPr>
                <w:color w:val="1A1A2E"/>
                <w:sz w:val="18"/>
                <w:szCs w:val="18"/>
              </w:rPr>
              <w:t>RF-013</w:t>
            </w:r>
          </w:p>
        </w:tc>
        <w:tc>
          <w:tcPr>
            <w:tcW w:w="20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1AB" w14:textId="77777777">
            <w:r>
              <w:rPr>
                <w:b/>
                <w:bCs/>
                <w:color w:val="1A1A2E"/>
                <w:sz w:val="18"/>
                <w:szCs w:val="18"/>
              </w:rPr>
              <w:t>ID Caso de Uso</w:t>
            </w:r>
          </w:p>
        </w:tc>
        <w:tc>
          <w:tcPr>
            <w:tcW w:w="2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1AC" w14:textId="77777777">
            <w:r>
              <w:rPr>
                <w:color w:val="1A1A2E"/>
                <w:sz w:val="18"/>
                <w:szCs w:val="18"/>
              </w:rPr>
              <w:t>CU-013</w:t>
            </w:r>
          </w:p>
        </w:tc>
      </w:tr>
      <w:tr w:rsidR="00A2027A" w14:paraId="146031B0"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1AE" w14:textId="77777777">
            <w:r>
              <w:rPr>
                <w:b/>
                <w:bCs/>
                <w:color w:val="1A1A2E"/>
                <w:sz w:val="18"/>
                <w:szCs w:val="18"/>
              </w:rPr>
              <w:t>Descripción</w:t>
            </w:r>
          </w:p>
        </w:tc>
        <w:tc>
          <w:tcPr>
            <w:tcW w:w="8560" w:type="dxa"/>
            <w:gridSpan w:val="3"/>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26A8E" w:rsidRDefault="00154387" w14:paraId="146031AF" w14:textId="66DD34FE">
            <w:r>
              <w:rPr>
                <w:sz w:val="18"/>
                <w:szCs w:val="18"/>
              </w:rPr>
              <w:t>El sistema debe aplicar automáticamente beneficios diferenciados según la fecha en que el alumno realiza su rematricula, considerando campañas de descuento por anticipación. Este calendario debe ser parametrizable por el equipo Administrativo.</w:t>
            </w:r>
          </w:p>
        </w:tc>
      </w:tr>
      <w:tr w:rsidR="00A2027A" w14:paraId="146031B5"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1B1" w14:textId="77777777">
            <w:r>
              <w:rPr>
                <w:b/>
                <w:bCs/>
                <w:color w:val="1A1A2E"/>
                <w:sz w:val="18"/>
                <w:szCs w:val="18"/>
              </w:rPr>
              <w:t>Criticidad</w:t>
            </w:r>
          </w:p>
        </w:tc>
        <w:tc>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1B2" w14:textId="6B0A7872">
            <w:r>
              <w:rPr>
                <w:color w:val="1A1A2E"/>
                <w:sz w:val="18"/>
                <w:szCs w:val="18"/>
              </w:rPr>
              <w:t>Alta – Incentiva rematricula anticipada y optimiza el flujo de caja</w:t>
            </w:r>
          </w:p>
        </w:tc>
        <w:tc>
          <w:tcPr>
            <w:tcW w:w="20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1B3" w14:textId="77777777">
            <w:r>
              <w:rPr>
                <w:b/>
                <w:bCs/>
                <w:color w:val="1A1A2E"/>
                <w:sz w:val="18"/>
                <w:szCs w:val="18"/>
              </w:rPr>
              <w:t>Solicitante</w:t>
            </w:r>
          </w:p>
        </w:tc>
        <w:tc>
          <w:tcPr>
            <w:tcW w:w="2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1B4" w14:textId="77777777">
            <w:r>
              <w:rPr>
                <w:color w:val="1A1A2E"/>
                <w:sz w:val="18"/>
                <w:szCs w:val="18"/>
              </w:rPr>
              <w:t>Dirección DITD / Líder Funcional</w:t>
            </w:r>
          </w:p>
        </w:tc>
      </w:tr>
      <w:tr w:rsidR="00A2027A" w14:paraId="146031B8"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1B6" w14:textId="77777777">
            <w:r>
              <w:rPr>
                <w:b/>
                <w:bCs/>
                <w:color w:val="1A1A2E"/>
                <w:sz w:val="18"/>
                <w:szCs w:val="18"/>
              </w:rPr>
              <w:t>Premisas</w:t>
            </w:r>
          </w:p>
        </w:tc>
        <w:tc>
          <w:tcPr>
            <w:tcW w:w="8560" w:type="dxa"/>
            <w:gridSpan w:val="3"/>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26A8E" w:rsidRDefault="00154387" w14:paraId="146031B7" w14:textId="77777777">
            <w:r>
              <w:rPr>
                <w:sz w:val="18"/>
                <w:szCs w:val="18"/>
              </w:rPr>
              <w:t>Fechas de campañas están parametrizadas en el sistema. Existe calendario de períodos con % de descuento definidos. El usuario administrativo tiene permisos en la configuración del mantenedor.</w:t>
            </w:r>
          </w:p>
        </w:tc>
      </w:tr>
      <w:tr w:rsidR="00A2027A" w14:paraId="146031BB"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1B9" w14:textId="77777777">
            <w:r>
              <w:rPr>
                <w:b/>
                <w:bCs/>
                <w:color w:val="1A1A2E"/>
                <w:sz w:val="18"/>
                <w:szCs w:val="18"/>
              </w:rPr>
              <w:t>Criterio de Aceptación</w:t>
            </w:r>
          </w:p>
        </w:tc>
        <w:tc>
          <w:tcPr>
            <w:tcW w:w="8560" w:type="dxa"/>
            <w:gridSpan w:val="3"/>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A14EC2" w:rsidRDefault="00154387" w14:paraId="5A6BA222" w14:textId="77777777">
            <w:pPr>
              <w:rPr>
                <w:ins w:author="Juan Pablo Silva Fernandez" w:date="2026-06-03T15:48:00Z" w16du:dateUtc="2026-06-03T19:48:00Z" w:id="47"/>
                <w:sz w:val="18"/>
                <w:szCs w:val="18"/>
              </w:rPr>
            </w:pPr>
            <w:r>
              <w:rPr>
                <w:sz w:val="18"/>
                <w:szCs w:val="18"/>
              </w:rPr>
              <w:t xml:space="preserve">1. Identifica la fecha actual de rematricula. </w:t>
            </w:r>
          </w:p>
          <w:p w:rsidR="00A14EC2" w:rsidRDefault="00154387" w14:paraId="5770C606" w14:textId="77777777">
            <w:pPr>
              <w:rPr>
                <w:ins w:author="Juan Pablo Silva Fernandez" w:date="2026-06-03T15:48:00Z" w16du:dateUtc="2026-06-03T19:48:00Z" w:id="48"/>
                <w:sz w:val="18"/>
                <w:szCs w:val="18"/>
              </w:rPr>
            </w:pPr>
            <w:r>
              <w:rPr>
                <w:sz w:val="18"/>
                <w:szCs w:val="18"/>
              </w:rPr>
              <w:t xml:space="preserve">2. Consulta campaña vigente para esa fecha. </w:t>
            </w:r>
          </w:p>
          <w:p w:rsidR="00A14EC2" w:rsidRDefault="00154387" w14:paraId="2BB42B1F" w14:textId="77777777">
            <w:pPr>
              <w:rPr>
                <w:ins w:author="Juan Pablo Silva Fernandez" w:date="2026-06-03T15:48:00Z" w16du:dateUtc="2026-06-03T19:48:00Z" w:id="49"/>
                <w:sz w:val="18"/>
                <w:szCs w:val="18"/>
              </w:rPr>
            </w:pPr>
            <w:r>
              <w:rPr>
                <w:sz w:val="18"/>
                <w:szCs w:val="18"/>
              </w:rPr>
              <w:t xml:space="preserve">3. Aplica % de descuento por anticipación y medio de pago correspondiente. </w:t>
            </w:r>
          </w:p>
          <w:p w:rsidR="00A14EC2" w:rsidRDefault="00154387" w14:paraId="702CD133" w14:textId="77777777">
            <w:pPr>
              <w:rPr>
                <w:ins w:author="Juan Pablo Silva Fernandez" w:date="2026-06-03T15:48:00Z" w16du:dateUtc="2026-06-03T19:48:00Z" w:id="50"/>
                <w:sz w:val="18"/>
                <w:szCs w:val="18"/>
              </w:rPr>
            </w:pPr>
            <w:r>
              <w:rPr>
                <w:sz w:val="18"/>
                <w:szCs w:val="18"/>
              </w:rPr>
              <w:t xml:space="preserve">4. Informa al alumno qué beneficio obtiene y cuándo expira. </w:t>
            </w:r>
          </w:p>
          <w:p w:rsidR="00A14EC2" w:rsidRDefault="00154387" w14:paraId="563A796A" w14:textId="77777777">
            <w:pPr>
              <w:rPr>
                <w:ins w:author="Juan Pablo Silva Fernandez" w:date="2026-06-03T15:48:00Z" w16du:dateUtc="2026-06-03T19:48:00Z" w:id="51"/>
                <w:sz w:val="18"/>
                <w:szCs w:val="18"/>
              </w:rPr>
            </w:pPr>
            <w:r>
              <w:rPr>
                <w:sz w:val="18"/>
                <w:szCs w:val="18"/>
              </w:rPr>
              <w:t xml:space="preserve">5. Alerta si está próximo a perder el beneficio por fecha. </w:t>
            </w:r>
          </w:p>
          <w:p w:rsidR="00A14EC2" w:rsidRDefault="00154387" w14:paraId="282B7D3F" w14:textId="77777777">
            <w:pPr>
              <w:rPr>
                <w:ins w:author="Juan Pablo Silva Fernandez" w:date="2026-06-03T15:48:00Z" w16du:dateUtc="2026-06-03T19:48:00Z" w:id="52"/>
                <w:sz w:val="18"/>
                <w:szCs w:val="18"/>
              </w:rPr>
            </w:pPr>
            <w:r>
              <w:rPr>
                <w:sz w:val="18"/>
                <w:szCs w:val="18"/>
              </w:rPr>
              <w:t xml:space="preserve">6. Permite al supervisor administrativo parametrizar las fechas. </w:t>
            </w:r>
          </w:p>
          <w:p w:rsidR="00D26A8E" w:rsidRDefault="00154387" w14:paraId="146031BA" w14:textId="53BA2BB4">
            <w:r>
              <w:rPr>
                <w:sz w:val="18"/>
                <w:szCs w:val="18"/>
              </w:rPr>
              <w:t>7. Valida que no exista solapamiento de períodos.</w:t>
            </w:r>
          </w:p>
        </w:tc>
      </w:tr>
      <w:tr w:rsidR="00A2027A" w14:paraId="146031BE"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1BC" w14:textId="77777777">
            <w:r>
              <w:rPr>
                <w:b/>
                <w:bCs/>
                <w:color w:val="1A1A2E"/>
                <w:sz w:val="18"/>
                <w:szCs w:val="18"/>
              </w:rPr>
              <w:t>Otros Antecedentes</w:t>
            </w:r>
          </w:p>
        </w:tc>
        <w:tc>
          <w:tcPr>
            <w:tcW w:w="8560" w:type="dxa"/>
            <w:gridSpan w:val="3"/>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26A8E" w:rsidRDefault="00154387" w14:paraId="146031BD" w14:textId="77777777">
            <w:r>
              <w:rPr>
                <w:sz w:val="18"/>
                <w:szCs w:val="18"/>
              </w:rPr>
              <w:t>Fechas deben ser parametrizables anualmente. Descuentos se aplican sobre arancel y/o matrícula.</w:t>
            </w:r>
          </w:p>
        </w:tc>
      </w:tr>
    </w:tbl>
    <w:p w:rsidR="00D26A8E" w:rsidRDefault="00D26A8E" w14:paraId="146031C0" w14:textId="09BFCC0C"/>
    <w:tbl>
      <w:tblPr>
        <w:tblW w:w="97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501"/>
        <w:gridCol w:w="2526"/>
        <w:gridCol w:w="1949"/>
        <w:gridCol w:w="3784"/>
      </w:tblGrid>
      <w:tr w:rsidR="0076488B" w14:paraId="146031C2" w14:textId="77777777">
        <w:tc>
          <w:tcPr>
            <w:tcW w:w="0" w:type="auto"/>
            <w:gridSpan w:val="4"/>
            <w:tcBorders>
              <w:top w:val="single" w:color="003366" w:sz="1" w:space="0"/>
              <w:left w:val="single" w:color="003366" w:sz="1" w:space="0"/>
              <w:bottom w:val="single" w:color="003366" w:sz="1" w:space="0"/>
              <w:right w:val="single" w:color="003366" w:sz="1" w:space="0"/>
            </w:tcBorders>
            <w:shd w:val="clear" w:color="auto" w:fill="003366"/>
            <w:tcMar>
              <w:top w:w="80" w:type="dxa"/>
              <w:left w:w="120" w:type="dxa"/>
              <w:bottom w:w="80" w:type="dxa"/>
              <w:right w:w="120" w:type="dxa"/>
            </w:tcMar>
          </w:tcPr>
          <w:p w:rsidR="00D26A8E" w:rsidRDefault="00154387" w14:paraId="146031C1" w14:textId="77777777">
            <w:r>
              <w:rPr>
                <w:b/>
                <w:bCs/>
                <w:color w:val="FFFFFF"/>
                <w:sz w:val="20"/>
                <w:szCs w:val="20"/>
              </w:rPr>
              <w:t>RF-014 – Cálculo de Descuento según Forma de Pago Aplicable a Matrícula y Arancel</w:t>
            </w:r>
          </w:p>
        </w:tc>
      </w:tr>
      <w:tr w:rsidR="00A2027A" w14:paraId="146031C7"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1C3" w14:textId="77777777">
            <w:r>
              <w:rPr>
                <w:b/>
                <w:bCs/>
                <w:color w:val="1A1A2E"/>
                <w:sz w:val="18"/>
                <w:szCs w:val="18"/>
              </w:rPr>
              <w:t>ID Requerimiento</w:t>
            </w:r>
          </w:p>
        </w:tc>
        <w:tc>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1C4" w14:textId="77777777">
            <w:r>
              <w:rPr>
                <w:color w:val="1A1A2E"/>
                <w:sz w:val="18"/>
                <w:szCs w:val="18"/>
              </w:rPr>
              <w:t>RF-014</w:t>
            </w:r>
          </w:p>
        </w:tc>
        <w:tc>
          <w:tcPr>
            <w:tcW w:w="20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1C5" w14:textId="77777777">
            <w:r>
              <w:rPr>
                <w:b/>
                <w:bCs/>
                <w:color w:val="1A1A2E"/>
                <w:sz w:val="18"/>
                <w:szCs w:val="18"/>
              </w:rPr>
              <w:t>ID Caso de Uso</w:t>
            </w:r>
          </w:p>
        </w:tc>
        <w:tc>
          <w:tcPr>
            <w:tcW w:w="2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1C6" w14:textId="77777777">
            <w:r>
              <w:rPr>
                <w:color w:val="1A1A2E"/>
                <w:sz w:val="18"/>
                <w:szCs w:val="18"/>
              </w:rPr>
              <w:t>CU-014</w:t>
            </w:r>
          </w:p>
        </w:tc>
      </w:tr>
      <w:tr w:rsidR="00A2027A" w14:paraId="146031CA"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1C8" w14:textId="77777777">
            <w:r>
              <w:rPr>
                <w:b/>
                <w:bCs/>
                <w:color w:val="1A1A2E"/>
                <w:sz w:val="18"/>
                <w:szCs w:val="18"/>
              </w:rPr>
              <w:t>Descripción</w:t>
            </w:r>
          </w:p>
        </w:tc>
        <w:tc>
          <w:tcPr>
            <w:tcW w:w="8560" w:type="dxa"/>
            <w:gridSpan w:val="3"/>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26A8E" w:rsidRDefault="00154387" w14:paraId="146031C9" w14:textId="77777777">
            <w:r>
              <w:rPr>
                <w:sz w:val="18"/>
                <w:szCs w:val="18"/>
              </w:rPr>
              <w:t>El sistema debe calcular y aplicar automáticamente descuentos financieros según la forma de pago seleccionada por el alumno, tanto para la matrícula como para el arancel respectivamente.</w:t>
            </w:r>
          </w:p>
        </w:tc>
      </w:tr>
      <w:tr w:rsidR="00A2027A" w14:paraId="146031CF"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1CB" w14:textId="77777777">
            <w:r>
              <w:rPr>
                <w:b/>
                <w:bCs/>
                <w:color w:val="1A1A2E"/>
                <w:sz w:val="18"/>
                <w:szCs w:val="18"/>
              </w:rPr>
              <w:t>Criticidad</w:t>
            </w:r>
          </w:p>
        </w:tc>
        <w:tc>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1CC" w14:textId="77777777">
            <w:r>
              <w:rPr>
                <w:color w:val="1A1A2E"/>
                <w:sz w:val="18"/>
                <w:szCs w:val="18"/>
              </w:rPr>
              <w:t>Media – Complementa la matriz de beneficios</w:t>
            </w:r>
          </w:p>
        </w:tc>
        <w:tc>
          <w:tcPr>
            <w:tcW w:w="20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1CD" w14:textId="77777777">
            <w:r>
              <w:rPr>
                <w:b/>
                <w:bCs/>
                <w:color w:val="1A1A2E"/>
                <w:sz w:val="18"/>
                <w:szCs w:val="18"/>
              </w:rPr>
              <w:t>Solicitante</w:t>
            </w:r>
          </w:p>
        </w:tc>
        <w:tc>
          <w:tcPr>
            <w:tcW w:w="2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1CE" w14:textId="77777777">
            <w:r>
              <w:rPr>
                <w:color w:val="1A1A2E"/>
                <w:sz w:val="18"/>
                <w:szCs w:val="18"/>
              </w:rPr>
              <w:t>Dirección DITD / Líder Funcional</w:t>
            </w:r>
          </w:p>
        </w:tc>
      </w:tr>
      <w:tr w:rsidR="00A2027A" w14:paraId="146031D2"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1D0" w14:textId="77777777">
            <w:r>
              <w:rPr>
                <w:b/>
                <w:bCs/>
                <w:color w:val="1A1A2E"/>
                <w:sz w:val="18"/>
                <w:szCs w:val="18"/>
              </w:rPr>
              <w:t>Premisas</w:t>
            </w:r>
          </w:p>
        </w:tc>
        <w:tc>
          <w:tcPr>
            <w:tcW w:w="8560" w:type="dxa"/>
            <w:gridSpan w:val="3"/>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26A8E" w:rsidRDefault="00154387" w14:paraId="146031D1" w14:textId="77777777">
            <w:r>
              <w:rPr>
                <w:sz w:val="18"/>
                <w:szCs w:val="18"/>
              </w:rPr>
              <w:t>La matriz de beneficios ya fue calculada. Las formas de pago están habilitadas en el sistema. Los porcentajes de descuento están parametrizados.</w:t>
            </w:r>
          </w:p>
        </w:tc>
      </w:tr>
      <w:tr w:rsidR="00A2027A" w14:paraId="146031D5"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1D3" w14:textId="77777777">
            <w:r>
              <w:rPr>
                <w:b/>
                <w:bCs/>
                <w:color w:val="1A1A2E"/>
                <w:sz w:val="18"/>
                <w:szCs w:val="18"/>
              </w:rPr>
              <w:t>Criterio de Aceptación</w:t>
            </w:r>
          </w:p>
        </w:tc>
        <w:tc>
          <w:tcPr>
            <w:tcW w:w="8560" w:type="dxa"/>
            <w:gridSpan w:val="3"/>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3227BF" w:rsidRDefault="00154387" w14:paraId="6A7F76B6" w14:textId="77777777">
            <w:pPr>
              <w:rPr>
                <w:ins w:author="Juan Pablo Silva Fernandez" w:date="2026-06-03T15:48:00Z" w16du:dateUtc="2026-06-03T19:48:00Z" w:id="53"/>
                <w:sz w:val="18"/>
                <w:szCs w:val="18"/>
              </w:rPr>
            </w:pPr>
            <w:r>
              <w:rPr>
                <w:sz w:val="18"/>
                <w:szCs w:val="18"/>
              </w:rPr>
              <w:t xml:space="preserve">1. Presenta opciones de forma de pago disponibles. </w:t>
            </w:r>
          </w:p>
          <w:p w:rsidR="003227BF" w:rsidRDefault="00154387" w14:paraId="7D13040F" w14:textId="77777777">
            <w:pPr>
              <w:rPr>
                <w:ins w:author="Juan Pablo Silva Fernandez" w:date="2026-06-03T15:48:00Z" w16du:dateUtc="2026-06-03T19:48:00Z" w:id="54"/>
                <w:sz w:val="18"/>
                <w:szCs w:val="18"/>
              </w:rPr>
            </w:pPr>
            <w:r>
              <w:rPr>
                <w:sz w:val="18"/>
                <w:szCs w:val="18"/>
              </w:rPr>
              <w:t xml:space="preserve">2. Para cada opción seleccionada, muestra el % de descuento aplicable. </w:t>
            </w:r>
          </w:p>
          <w:p w:rsidR="003227BF" w:rsidRDefault="00154387" w14:paraId="584308A6" w14:textId="77777777">
            <w:pPr>
              <w:rPr>
                <w:ins w:author="Juan Pablo Silva Fernandez" w:date="2026-06-03T15:48:00Z" w16du:dateUtc="2026-06-03T19:48:00Z" w:id="55"/>
                <w:sz w:val="18"/>
                <w:szCs w:val="18"/>
              </w:rPr>
            </w:pPr>
            <w:r>
              <w:rPr>
                <w:sz w:val="18"/>
                <w:szCs w:val="18"/>
              </w:rPr>
              <w:t xml:space="preserve">3. Al seleccionar la forma de pago, recalcula automáticamente el total a pagar. </w:t>
            </w:r>
          </w:p>
          <w:p w:rsidR="003227BF" w:rsidRDefault="00154387" w14:paraId="0F9BA665" w14:textId="77777777">
            <w:pPr>
              <w:rPr>
                <w:ins w:author="Juan Pablo Silva Fernandez" w:date="2026-06-03T15:48:00Z" w16du:dateUtc="2026-06-03T19:48:00Z" w:id="56"/>
                <w:sz w:val="18"/>
                <w:szCs w:val="18"/>
              </w:rPr>
            </w:pPr>
            <w:r>
              <w:rPr>
                <w:sz w:val="18"/>
                <w:szCs w:val="18"/>
              </w:rPr>
              <w:t xml:space="preserve">4. Permite simular el plan de pagos. </w:t>
            </w:r>
          </w:p>
          <w:p w:rsidR="003227BF" w:rsidRDefault="00154387" w14:paraId="079EB669" w14:textId="77777777">
            <w:pPr>
              <w:rPr>
                <w:ins w:author="Juan Pablo Silva Fernandez" w:date="2026-06-03T15:48:00Z" w16du:dateUtc="2026-06-03T19:48:00Z" w:id="57"/>
                <w:sz w:val="18"/>
                <w:szCs w:val="18"/>
              </w:rPr>
            </w:pPr>
            <w:r>
              <w:rPr>
                <w:sz w:val="18"/>
                <w:szCs w:val="18"/>
              </w:rPr>
              <w:t xml:space="preserve">5. Genera el plan de pago detallado según la selección del alumno. </w:t>
            </w:r>
          </w:p>
          <w:p w:rsidR="00D26A8E" w:rsidRDefault="00154387" w14:paraId="146031D4" w14:textId="3CBF07E5">
            <w:r>
              <w:rPr>
                <w:sz w:val="18"/>
                <w:szCs w:val="18"/>
              </w:rPr>
              <w:t>6. Se integra con la generación de contratos/mandatos según corresponda.</w:t>
            </w:r>
          </w:p>
        </w:tc>
      </w:tr>
      <w:tr w:rsidR="00A2027A" w14:paraId="146031D8"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1D6" w14:textId="77777777">
            <w:r>
              <w:rPr>
                <w:b/>
                <w:bCs/>
                <w:color w:val="1A1A2E"/>
                <w:sz w:val="18"/>
                <w:szCs w:val="18"/>
              </w:rPr>
              <w:t>Otros Antecedentes</w:t>
            </w:r>
          </w:p>
        </w:tc>
        <w:tc>
          <w:tcPr>
            <w:tcW w:w="8560" w:type="dxa"/>
            <w:gridSpan w:val="3"/>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26A8E" w:rsidRDefault="00154387" w14:paraId="146031D7" w14:textId="77777777">
            <w:r>
              <w:rPr>
                <w:sz w:val="18"/>
                <w:szCs w:val="18"/>
              </w:rPr>
              <w:t>Descuentos se aplican sobre el saldo después de aplicar becas. No acumulables entre formas de pago.</w:t>
            </w:r>
          </w:p>
        </w:tc>
      </w:tr>
    </w:tbl>
    <w:p w:rsidR="00D26A8E" w:rsidRDefault="00D26A8E" w14:paraId="146031D9" w14:textId="77777777">
      <w:pPr>
        <w:spacing w:after="80"/>
      </w:pPr>
    </w:p>
    <w:p w:rsidR="00D26A8E" w:rsidP="00557E82" w:rsidRDefault="00557E82" w14:paraId="16928651" w14:textId="18217921">
      <w:r>
        <w:br w:type="page"/>
      </w:r>
    </w:p>
    <w:tbl>
      <w:tblPr>
        <w:tblW w:w="97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501"/>
        <w:gridCol w:w="2514"/>
        <w:gridCol w:w="1952"/>
        <w:gridCol w:w="3793"/>
      </w:tblGrid>
      <w:tr w:rsidR="0076488B" w:rsidTr="01C53337" w14:paraId="146031DB" w14:textId="77777777">
        <w:tc>
          <w:tcPr>
            <w:tcW w:w="0" w:type="auto"/>
            <w:gridSpan w:val="4"/>
            <w:tcBorders>
              <w:top w:val="single" w:color="003366" w:sz="1" w:space="0"/>
              <w:left w:val="single" w:color="003366" w:sz="1" w:space="0"/>
              <w:bottom w:val="single" w:color="003366" w:sz="1" w:space="0"/>
              <w:right w:val="single" w:color="003366" w:sz="1" w:space="0"/>
            </w:tcBorders>
            <w:shd w:val="clear" w:color="auto" w:fill="003366"/>
            <w:tcMar>
              <w:top w:w="80" w:type="dxa"/>
              <w:left w:w="120" w:type="dxa"/>
              <w:bottom w:w="80" w:type="dxa"/>
              <w:right w:w="120" w:type="dxa"/>
            </w:tcMar>
          </w:tcPr>
          <w:p w:rsidR="00D26A8E" w:rsidRDefault="00154387" w14:paraId="146031DA" w14:textId="77777777">
            <w:r>
              <w:rPr>
                <w:b/>
                <w:bCs/>
                <w:color w:val="FFFFFF"/>
                <w:sz w:val="20"/>
                <w:szCs w:val="20"/>
              </w:rPr>
              <w:t>RF-015 – Opción de Guardar la Postulación para Alumnos con CAE y/o Becas Ministeriales</w:t>
            </w:r>
          </w:p>
        </w:tc>
      </w:tr>
      <w:tr w:rsidR="00A2027A" w:rsidTr="01C53337" w14:paraId="146031E0"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1DC" w14:textId="77777777">
            <w:r>
              <w:rPr>
                <w:b/>
                <w:bCs/>
                <w:color w:val="1A1A2E"/>
                <w:sz w:val="18"/>
                <w:szCs w:val="18"/>
              </w:rPr>
              <w:t>ID Requerimiento</w:t>
            </w:r>
          </w:p>
        </w:tc>
        <w:tc>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1DD" w14:textId="77777777">
            <w:r>
              <w:rPr>
                <w:color w:val="1A1A2E"/>
                <w:sz w:val="18"/>
                <w:szCs w:val="18"/>
              </w:rPr>
              <w:t>RF-015</w:t>
            </w:r>
          </w:p>
        </w:tc>
        <w:tc>
          <w:tcPr>
            <w:tcW w:w="20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1DE" w14:textId="77777777">
            <w:r>
              <w:rPr>
                <w:b/>
                <w:bCs/>
                <w:color w:val="1A1A2E"/>
                <w:sz w:val="18"/>
                <w:szCs w:val="18"/>
              </w:rPr>
              <w:t>ID Caso de Uso</w:t>
            </w:r>
          </w:p>
        </w:tc>
        <w:tc>
          <w:tcPr>
            <w:tcW w:w="2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1DF" w14:textId="77777777">
            <w:r>
              <w:rPr>
                <w:color w:val="1A1A2E"/>
                <w:sz w:val="18"/>
                <w:szCs w:val="18"/>
              </w:rPr>
              <w:t>CU-015</w:t>
            </w:r>
          </w:p>
        </w:tc>
      </w:tr>
      <w:tr w:rsidR="00A2027A" w:rsidTr="01C53337" w14:paraId="146031E3"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1E1" w14:textId="77777777">
            <w:r>
              <w:rPr>
                <w:b/>
                <w:bCs/>
                <w:color w:val="1A1A2E"/>
                <w:sz w:val="18"/>
                <w:szCs w:val="18"/>
              </w:rPr>
              <w:t>Descripción</w:t>
            </w:r>
          </w:p>
        </w:tc>
        <w:tc>
          <w:tcPr>
            <w:tcW w:w="8560" w:type="dxa"/>
            <w:gridSpan w:val="3"/>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26A8E" w:rsidRDefault="00154387" w14:paraId="146031E2" w14:textId="1C3A2A22">
            <w:r>
              <w:rPr>
                <w:sz w:val="18"/>
                <w:szCs w:val="18"/>
              </w:rPr>
              <w:t>El sistema debe permitir a alumnos con CAE y/o becas ministeriales activas, guardar su postulación de rematricula en espera del resultado de renovación de beneficios externos, sin perder su cupo pero asumiendo el riesgo de perder beneficios por fecha si se matriculan tardíamente.</w:t>
            </w:r>
            <w:r>
              <w:rPr>
                <w:sz w:val="18"/>
                <w:shd w:val="clear" w:color="auto" w:fill="BDD7EE"/>
              </w:rPr>
              <w:t xml:space="preserve"> El sistema implementa un mecanismo de "reserva de condiciones de matrícula" (similar al modelo UDLA): el estudiante con CAE pendiente puede reservar sus condiciones aunque la renovación esté pendiente. El área de financiamiento actualiza la información a medida que se confirmen las renovaciones, utilizando como criterio principal un avance académico ≥ 70%.</w:t>
            </w:r>
          </w:p>
        </w:tc>
      </w:tr>
      <w:tr w:rsidR="00A2027A" w:rsidTr="01C53337" w14:paraId="146031E8"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1E4" w14:textId="77777777">
            <w:r>
              <w:rPr>
                <w:b/>
                <w:bCs/>
                <w:color w:val="1A1A2E"/>
                <w:sz w:val="18"/>
                <w:szCs w:val="18"/>
              </w:rPr>
              <w:t>Criticidad</w:t>
            </w:r>
          </w:p>
        </w:tc>
        <w:tc>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1E5" w14:textId="77777777">
            <w:r>
              <w:rPr>
                <w:color w:val="1A1A2E"/>
                <w:sz w:val="18"/>
                <w:szCs w:val="18"/>
              </w:rPr>
              <w:t>Alta – Caso especial que afecta a un alto porcentaje de alumnos</w:t>
            </w:r>
          </w:p>
        </w:tc>
        <w:tc>
          <w:tcPr>
            <w:tcW w:w="20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1E6" w14:textId="77777777">
            <w:r>
              <w:rPr>
                <w:b/>
                <w:bCs/>
                <w:color w:val="1A1A2E"/>
                <w:sz w:val="18"/>
                <w:szCs w:val="18"/>
              </w:rPr>
              <w:t>Solicitante</w:t>
            </w:r>
          </w:p>
        </w:tc>
        <w:tc>
          <w:tcPr>
            <w:tcW w:w="2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1E7" w14:textId="77777777">
            <w:r>
              <w:rPr>
                <w:color w:val="1A1A2E"/>
                <w:sz w:val="18"/>
                <w:szCs w:val="18"/>
              </w:rPr>
              <w:t>Dirección DITD / Líder Funcional</w:t>
            </w:r>
          </w:p>
        </w:tc>
      </w:tr>
      <w:tr w:rsidR="00A2027A" w:rsidTr="01C53337" w14:paraId="146031EB"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1E9" w14:textId="77777777">
            <w:r>
              <w:rPr>
                <w:b/>
                <w:bCs/>
                <w:color w:val="1A1A2E"/>
                <w:sz w:val="18"/>
                <w:szCs w:val="18"/>
              </w:rPr>
              <w:t>Premisas</w:t>
            </w:r>
          </w:p>
        </w:tc>
        <w:tc>
          <w:tcPr>
            <w:tcW w:w="8560" w:type="dxa"/>
            <w:gridSpan w:val="3"/>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26A8E" w:rsidRDefault="00154387" w14:paraId="146031EA" w14:textId="77777777">
            <w:r>
              <w:rPr>
                <w:sz w:val="18"/>
                <w:szCs w:val="18"/>
              </w:rPr>
              <w:t>El alumno tiene CAE y/o beca ministerial vigente en el período actual. El resultado de renovación aún no está disponible. Existe comunicación con el Depto. de Becas y Créditos.</w:t>
            </w:r>
          </w:p>
        </w:tc>
      </w:tr>
      <w:tr w:rsidR="00A2027A" w:rsidTr="01C53337" w14:paraId="146031EE"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1EC" w14:textId="77777777">
            <w:r>
              <w:rPr>
                <w:b/>
                <w:bCs/>
                <w:color w:val="1A1A2E"/>
                <w:sz w:val="18"/>
                <w:szCs w:val="18"/>
              </w:rPr>
              <w:t>Criterio de Aceptación</w:t>
            </w:r>
          </w:p>
        </w:tc>
        <w:tc>
          <w:tcPr>
            <w:tcW w:w="8560" w:type="dxa"/>
            <w:gridSpan w:val="3"/>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983FA4" w:rsidRDefault="00154387" w14:paraId="2968C981" w14:textId="77777777">
            <w:pPr>
              <w:rPr>
                <w:ins w:author="Juan Pablo Silva Fernandez" w:date="2026-06-03T15:49:00Z" w16du:dateUtc="2026-06-03T19:49:00Z" w:id="58"/>
                <w:sz w:val="18"/>
                <w:szCs w:val="18"/>
              </w:rPr>
            </w:pPr>
            <w:r>
              <w:rPr>
                <w:sz w:val="18"/>
                <w:szCs w:val="18"/>
              </w:rPr>
              <w:t xml:space="preserve">1. Detecta si el alumno tiene CAE/beca ministerial activa. </w:t>
            </w:r>
          </w:p>
          <w:p w:rsidR="00983FA4" w:rsidRDefault="00154387" w14:paraId="4301D9AB" w14:textId="77777777">
            <w:pPr>
              <w:rPr>
                <w:ins w:author="Juan Pablo Silva Fernandez" w:date="2026-06-03T15:49:00Z" w16du:dateUtc="2026-06-03T19:49:00Z" w:id="59"/>
                <w:sz w:val="18"/>
                <w:szCs w:val="18"/>
              </w:rPr>
            </w:pPr>
            <w:r>
              <w:rPr>
                <w:sz w:val="18"/>
                <w:szCs w:val="18"/>
              </w:rPr>
              <w:t xml:space="preserve">2. Ofrece la opción “Guardar postulación hasta resultado de renovación”. </w:t>
            </w:r>
          </w:p>
          <w:p w:rsidR="00983FA4" w:rsidRDefault="00154387" w14:paraId="772B02C6" w14:textId="77777777">
            <w:pPr>
              <w:rPr>
                <w:ins w:author="Juan Pablo Silva Fernandez" w:date="2026-06-03T15:49:00Z" w16du:dateUtc="2026-06-03T19:49:00Z" w:id="60"/>
                <w:sz w:val="18"/>
                <w:szCs w:val="18"/>
              </w:rPr>
            </w:pPr>
            <w:r>
              <w:rPr>
                <w:sz w:val="18"/>
                <w:szCs w:val="18"/>
              </w:rPr>
              <w:t xml:space="preserve">3. Si selecciona guardar: reserva cupo sin confirmar matrícula. </w:t>
            </w:r>
          </w:p>
          <w:p w:rsidR="00983FA4" w:rsidRDefault="00154387" w14:paraId="636BBED0" w14:textId="77777777">
            <w:pPr>
              <w:rPr>
                <w:ins w:author="Juan Pablo Silva Fernandez" w:date="2026-06-03T15:49:00Z" w16du:dateUtc="2026-06-03T19:49:00Z" w:id="61"/>
                <w:sz w:val="18"/>
                <w:szCs w:val="18"/>
              </w:rPr>
            </w:pPr>
            <w:r>
              <w:rPr>
                <w:sz w:val="18"/>
                <w:szCs w:val="18"/>
              </w:rPr>
              <w:t xml:space="preserve">4. Informa claramente: si matricula después de fecha límite, pierde descuentos por anticipación. </w:t>
            </w:r>
          </w:p>
          <w:p w:rsidR="00983FA4" w:rsidRDefault="00154387" w14:paraId="1301DFCF" w14:textId="77777777">
            <w:pPr>
              <w:rPr>
                <w:ins w:author="Juan Pablo Silva Fernandez" w:date="2026-06-03T15:49:00Z" w16du:dateUtc="2026-06-03T19:49:00Z" w:id="62"/>
                <w:sz w:val="18"/>
                <w:szCs w:val="18"/>
              </w:rPr>
            </w:pPr>
            <w:r>
              <w:rPr>
                <w:sz w:val="18"/>
                <w:szCs w:val="18"/>
              </w:rPr>
              <w:t xml:space="preserve">5. Permite completar matrícula una vez confirmada la renovación. </w:t>
            </w:r>
          </w:p>
          <w:p w:rsidR="00983FA4" w:rsidRDefault="00154387" w14:paraId="63FBDF93" w14:textId="77777777">
            <w:pPr>
              <w:rPr>
                <w:ins w:author="Juan Pablo Silva Fernandez" w:date="2026-06-03T15:49:00Z" w16du:dateUtc="2026-06-03T19:49:00Z" w:id="63"/>
                <w:sz w:val="18"/>
                <w:szCs w:val="18"/>
              </w:rPr>
            </w:pPr>
            <w:r>
              <w:rPr>
                <w:sz w:val="18"/>
                <w:szCs w:val="18"/>
              </w:rPr>
              <w:t xml:space="preserve">6. Calcula beneficios según fecha real de confirmación. </w:t>
            </w:r>
          </w:p>
          <w:p w:rsidR="00D26A8E" w:rsidRDefault="00154387" w14:paraId="146031ED" w14:textId="7B6EC802">
            <w:r>
              <w:rPr>
                <w:sz w:val="18"/>
                <w:szCs w:val="18"/>
              </w:rPr>
              <w:t>7. Mantiene historial de postulaciones guardadas.</w:t>
            </w:r>
          </w:p>
        </w:tc>
      </w:tr>
      <w:tr w:rsidR="00A2027A" w:rsidTr="01C53337" w14:paraId="146031F1"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1EF" w14:textId="77777777">
            <w:r>
              <w:rPr>
                <w:b/>
                <w:bCs/>
                <w:color w:val="1A1A2E"/>
                <w:sz w:val="18"/>
                <w:szCs w:val="18"/>
              </w:rPr>
              <w:t>Otros Antecedentes</w:t>
            </w:r>
          </w:p>
        </w:tc>
        <w:tc>
          <w:tcPr>
            <w:tcW w:w="8560" w:type="dxa"/>
            <w:gridSpan w:val="3"/>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26A8E" w:rsidRDefault="00154387" w14:paraId="146031F0" w14:textId="18EF0D45">
            <w:r>
              <w:rPr>
                <w:sz w:val="18"/>
                <w:szCs w:val="18"/>
              </w:rPr>
              <w:t>Si se matricula fuera de fecha límite, pierde beneficios de anticipación, pero mantiene beneficios académicos.</w:t>
            </w:r>
          </w:p>
        </w:tc>
      </w:tr>
    </w:tbl>
    <w:p w:rsidR="00D26A8E" w:rsidRDefault="00D26A8E" w14:paraId="146031F2" w14:textId="77777777">
      <w:pPr>
        <w:spacing w:after="80"/>
      </w:pPr>
    </w:p>
    <w:tbl>
      <w:tblPr>
        <w:tblW w:w="97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501"/>
        <w:gridCol w:w="2516"/>
        <w:gridCol w:w="1951"/>
        <w:gridCol w:w="3792"/>
      </w:tblGrid>
      <w:tr w:rsidR="0076488B" w:rsidTr="01C53337" w14:paraId="146031F4" w14:textId="77777777">
        <w:tc>
          <w:tcPr>
            <w:tcW w:w="0" w:type="auto"/>
            <w:gridSpan w:val="4"/>
            <w:tcBorders>
              <w:top w:val="single" w:color="003366" w:sz="1" w:space="0"/>
              <w:left w:val="single" w:color="003366" w:sz="1" w:space="0"/>
              <w:bottom w:val="single" w:color="003366" w:sz="1" w:space="0"/>
              <w:right w:val="single" w:color="003366" w:sz="1" w:space="0"/>
            </w:tcBorders>
            <w:shd w:val="clear" w:color="auto" w:fill="003366"/>
            <w:tcMar>
              <w:top w:w="80" w:type="dxa"/>
              <w:left w:w="120" w:type="dxa"/>
              <w:bottom w:w="80" w:type="dxa"/>
              <w:right w:w="120" w:type="dxa"/>
            </w:tcMar>
          </w:tcPr>
          <w:p w:rsidR="00D26A8E" w:rsidRDefault="00154387" w14:paraId="146031F3" w14:textId="062A476A">
            <w:r>
              <w:rPr>
                <w:b/>
                <w:bCs/>
                <w:color w:val="FFFFFF"/>
                <w:sz w:val="20"/>
                <w:szCs w:val="20"/>
              </w:rPr>
              <w:t>RF-016 – Validación de Morosidad para Rematricula Anticipada</w:t>
            </w:r>
          </w:p>
        </w:tc>
      </w:tr>
      <w:tr w:rsidR="00A2027A" w:rsidTr="01C53337" w14:paraId="146031F9"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1F5" w14:textId="77777777">
            <w:r>
              <w:rPr>
                <w:b/>
                <w:bCs/>
                <w:color w:val="1A1A2E"/>
                <w:sz w:val="18"/>
                <w:szCs w:val="18"/>
              </w:rPr>
              <w:t>ID Requerimiento</w:t>
            </w:r>
          </w:p>
        </w:tc>
        <w:tc>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1F6" w14:textId="77777777">
            <w:r>
              <w:rPr>
                <w:color w:val="1A1A2E"/>
                <w:sz w:val="18"/>
                <w:szCs w:val="18"/>
              </w:rPr>
              <w:t>RF-016</w:t>
            </w:r>
          </w:p>
        </w:tc>
        <w:tc>
          <w:tcPr>
            <w:tcW w:w="20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1F7" w14:textId="77777777">
            <w:r>
              <w:rPr>
                <w:b/>
                <w:bCs/>
                <w:color w:val="1A1A2E"/>
                <w:sz w:val="18"/>
                <w:szCs w:val="18"/>
              </w:rPr>
              <w:t>ID Caso de Uso</w:t>
            </w:r>
          </w:p>
        </w:tc>
        <w:tc>
          <w:tcPr>
            <w:tcW w:w="2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1F8" w14:textId="77777777">
            <w:r>
              <w:rPr>
                <w:color w:val="1A1A2E"/>
                <w:sz w:val="18"/>
                <w:szCs w:val="18"/>
              </w:rPr>
              <w:t>CU-016</w:t>
            </w:r>
          </w:p>
        </w:tc>
      </w:tr>
      <w:tr w:rsidR="00A2027A" w:rsidTr="01C53337" w14:paraId="146031FC"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1FA" w14:textId="77777777">
            <w:r>
              <w:rPr>
                <w:b/>
                <w:bCs/>
                <w:color w:val="1A1A2E"/>
                <w:sz w:val="18"/>
                <w:szCs w:val="18"/>
              </w:rPr>
              <w:t>Descripción</w:t>
            </w:r>
          </w:p>
        </w:tc>
        <w:tc>
          <w:tcPr>
            <w:tcW w:w="8560" w:type="dxa"/>
            <w:gridSpan w:val="3"/>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26A8E" w:rsidRDefault="00154387" w14:paraId="146031FB" w14:textId="4CA60A27">
            <w:r>
              <w:rPr>
                <w:sz w:val="18"/>
                <w:szCs w:val="18"/>
              </w:rPr>
              <w:t>El sistema debe validar automáticamente que, si el alumno tiene morosidad al momento de matricularse anticipadamente, ésta no exceda 1 cuota pendiente con menos de 30 días de atraso. Si cumple esta condición, puede rematricularse manteniendo todos sus beneficios.</w:t>
            </w:r>
          </w:p>
        </w:tc>
      </w:tr>
      <w:tr w:rsidR="00A2027A" w:rsidTr="01C53337" w14:paraId="14603201"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1FD" w14:textId="77777777">
            <w:r>
              <w:rPr>
                <w:b/>
                <w:bCs/>
                <w:color w:val="1A1A2E"/>
                <w:sz w:val="18"/>
                <w:szCs w:val="18"/>
              </w:rPr>
              <w:t>Criticidad</w:t>
            </w:r>
          </w:p>
        </w:tc>
        <w:tc>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1FE" w14:textId="39F62DB8">
            <w:r>
              <w:rPr>
                <w:color w:val="1A1A2E"/>
                <w:sz w:val="18"/>
                <w:szCs w:val="18"/>
              </w:rPr>
              <w:t>Alta – Validación crítica que impacta el proceso de rematricula</w:t>
            </w:r>
          </w:p>
        </w:tc>
        <w:tc>
          <w:tcPr>
            <w:tcW w:w="20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1FF" w14:textId="77777777">
            <w:r>
              <w:rPr>
                <w:b/>
                <w:bCs/>
                <w:color w:val="1A1A2E"/>
                <w:sz w:val="18"/>
                <w:szCs w:val="18"/>
              </w:rPr>
              <w:t>Solicitante</w:t>
            </w:r>
          </w:p>
        </w:tc>
        <w:tc>
          <w:tcPr>
            <w:tcW w:w="2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200" w14:textId="77777777">
            <w:r>
              <w:rPr>
                <w:color w:val="1A1A2E"/>
                <w:sz w:val="18"/>
                <w:szCs w:val="18"/>
              </w:rPr>
              <w:t>Dirección DITD / Líder Funcional</w:t>
            </w:r>
          </w:p>
        </w:tc>
      </w:tr>
      <w:tr w:rsidR="00A2027A" w:rsidTr="01C53337" w14:paraId="14603204"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202" w14:textId="77777777">
            <w:r>
              <w:rPr>
                <w:b/>
                <w:bCs/>
                <w:color w:val="1A1A2E"/>
                <w:sz w:val="18"/>
                <w:szCs w:val="18"/>
              </w:rPr>
              <w:t>Premisas</w:t>
            </w:r>
          </w:p>
        </w:tc>
        <w:tc>
          <w:tcPr>
            <w:tcW w:w="8560" w:type="dxa"/>
            <w:gridSpan w:val="3"/>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26A8E" w:rsidRDefault="00154387" w14:paraId="14603203" w14:textId="77777777">
            <w:r>
              <w:rPr>
                <w:sz w:val="18"/>
                <w:szCs w:val="18"/>
              </w:rPr>
              <w:t>El sistema financiero tiene actualizado el estado de cuenta del alumno. Existe integración con el módulo financiero. Las fechas de vencimiento están registradas correctamente.</w:t>
            </w:r>
          </w:p>
        </w:tc>
      </w:tr>
      <w:tr w:rsidR="00A2027A" w:rsidTr="01C53337" w14:paraId="14603207"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205" w14:textId="77777777">
            <w:r>
              <w:rPr>
                <w:b/>
                <w:bCs/>
                <w:color w:val="1A1A2E"/>
                <w:sz w:val="18"/>
                <w:szCs w:val="18"/>
              </w:rPr>
              <w:t>Criterio de Aceptación</w:t>
            </w:r>
          </w:p>
        </w:tc>
        <w:tc>
          <w:tcPr>
            <w:tcW w:w="8560" w:type="dxa"/>
            <w:gridSpan w:val="3"/>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4D2F89" w:rsidRDefault="00154387" w14:paraId="40222DB4" w14:textId="77777777">
            <w:pPr>
              <w:rPr>
                <w:ins w:author="Juan Pablo Silva Fernandez" w:date="2026-06-03T15:49:00Z" w16du:dateUtc="2026-06-03T19:49:00Z" w:id="64"/>
                <w:sz w:val="18"/>
                <w:szCs w:val="18"/>
              </w:rPr>
            </w:pPr>
            <w:r>
              <w:rPr>
                <w:sz w:val="18"/>
                <w:szCs w:val="18"/>
              </w:rPr>
              <w:t xml:space="preserve">1. Al iniciar rematricula, consulta el estado financiero del alumno. </w:t>
            </w:r>
          </w:p>
          <w:p w:rsidR="004D2F89" w:rsidRDefault="00154387" w14:paraId="219BBADF" w14:textId="77777777">
            <w:pPr>
              <w:rPr>
                <w:ins w:author="Juan Pablo Silva Fernandez" w:date="2026-06-03T15:49:00Z" w16du:dateUtc="2026-06-03T19:49:00Z" w:id="65"/>
                <w:sz w:val="18"/>
                <w:szCs w:val="18"/>
              </w:rPr>
            </w:pPr>
            <w:r>
              <w:rPr>
                <w:sz w:val="18"/>
                <w:szCs w:val="18"/>
              </w:rPr>
              <w:t xml:space="preserve">2. Valida la cantidad de cuotas pendientes. </w:t>
            </w:r>
          </w:p>
          <w:p w:rsidR="004D2F89" w:rsidRDefault="00154387" w14:paraId="758939A9" w14:textId="77777777">
            <w:pPr>
              <w:rPr>
                <w:ins w:author="Juan Pablo Silva Fernandez" w:date="2026-06-03T15:49:00Z" w16du:dateUtc="2026-06-03T19:49:00Z" w:id="66"/>
                <w:sz w:val="18"/>
                <w:szCs w:val="18"/>
              </w:rPr>
            </w:pPr>
            <w:r>
              <w:rPr>
                <w:sz w:val="18"/>
                <w:szCs w:val="18"/>
              </w:rPr>
              <w:t xml:space="preserve">3. Para cuotas pendientes, calcula días de morosidad. </w:t>
            </w:r>
          </w:p>
          <w:p w:rsidR="004D2F89" w:rsidRDefault="00154387" w14:paraId="0126BE95" w14:textId="77777777">
            <w:pPr>
              <w:rPr>
                <w:ins w:author="Juan Pablo Silva Fernandez" w:date="2026-06-03T15:49:00Z" w16du:dateUtc="2026-06-03T19:49:00Z" w:id="67"/>
                <w:sz w:val="18"/>
                <w:szCs w:val="18"/>
              </w:rPr>
            </w:pPr>
            <w:r>
              <w:rPr>
                <w:sz w:val="18"/>
                <w:szCs w:val="18"/>
              </w:rPr>
              <w:t xml:space="preserve">4. Si tiene 1 cuota con &lt; 30 días de morosidad: permite rematricula con todos los beneficios. </w:t>
            </w:r>
          </w:p>
          <w:p w:rsidR="004D2F89" w:rsidRDefault="00154387" w14:paraId="6143A31D" w14:textId="77777777">
            <w:pPr>
              <w:rPr>
                <w:ins w:author="Juan Pablo Silva Fernandez" w:date="2026-06-03T15:49:00Z" w16du:dateUtc="2026-06-03T19:49:00Z" w:id="68"/>
                <w:sz w:val="18"/>
                <w:szCs w:val="18"/>
              </w:rPr>
            </w:pPr>
            <w:r>
              <w:rPr>
                <w:sz w:val="18"/>
                <w:szCs w:val="18"/>
              </w:rPr>
              <w:t xml:space="preserve">5. Si tiene más de 1 cuota o &gt; 30 días: bloquea rematricula anticipada hasta regularización. </w:t>
            </w:r>
          </w:p>
          <w:p w:rsidR="004D2F89" w:rsidRDefault="00154387" w14:paraId="5B06F5E2" w14:textId="77777777">
            <w:pPr>
              <w:rPr>
                <w:ins w:author="Juan Pablo Silva Fernandez" w:date="2026-06-03T15:49:00Z" w16du:dateUtc="2026-06-03T19:49:00Z" w:id="69"/>
                <w:sz w:val="18"/>
                <w:szCs w:val="18"/>
              </w:rPr>
            </w:pPr>
            <w:r>
              <w:rPr>
                <w:sz w:val="18"/>
                <w:szCs w:val="18"/>
              </w:rPr>
              <w:t xml:space="preserve">6. Informa claramente el motivo del bloqueo y monto a regularizar. </w:t>
            </w:r>
          </w:p>
          <w:p w:rsidR="004D2F89" w:rsidRDefault="00154387" w14:paraId="2E7E2664" w14:textId="77777777">
            <w:pPr>
              <w:rPr>
                <w:ins w:author="Juan Pablo Silva Fernandez" w:date="2026-06-03T15:50:00Z" w16du:dateUtc="2026-06-03T19:50:00Z" w:id="70"/>
                <w:sz w:val="18"/>
                <w:szCs w:val="18"/>
              </w:rPr>
            </w:pPr>
            <w:r>
              <w:rPr>
                <w:sz w:val="18"/>
                <w:szCs w:val="18"/>
              </w:rPr>
              <w:t xml:space="preserve">7. Permite excepción manual por supervisor con justificación. </w:t>
            </w:r>
          </w:p>
          <w:p w:rsidR="00D26A8E" w:rsidRDefault="00154387" w14:paraId="14603206" w14:textId="093B7931">
            <w:del w:author="Juan Pablo Silva Fernandez" w:date="2026-06-03T15:50:00Z" w16du:dateUtc="2026-06-03T19:50:00Z" w:id="71">
              <w:r w:rsidDel="004D2F89">
                <w:rPr>
                  <w:sz w:val="18"/>
                  <w:szCs w:val="18"/>
                </w:rPr>
                <w:delText>8. Genera alerta al Dpto. de Cobranzas sobre alumnos en riesgo.</w:delText>
              </w:r>
            </w:del>
          </w:p>
        </w:tc>
      </w:tr>
      <w:tr w:rsidR="00A2027A" w:rsidTr="01C53337" w14:paraId="1460320A"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208" w14:textId="77777777">
            <w:r>
              <w:rPr>
                <w:b/>
                <w:bCs/>
                <w:color w:val="1A1A2E"/>
                <w:sz w:val="18"/>
                <w:szCs w:val="18"/>
              </w:rPr>
              <w:t>Otros Antecedentes</w:t>
            </w:r>
          </w:p>
        </w:tc>
        <w:tc>
          <w:tcPr>
            <w:tcW w:w="8560" w:type="dxa"/>
            <w:gridSpan w:val="3"/>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26A8E" w:rsidRDefault="00154387" w14:paraId="14603209" w14:textId="5F7DA35F">
            <w:r>
              <w:rPr>
                <w:sz w:val="18"/>
                <w:szCs w:val="18"/>
              </w:rPr>
              <w:t>Esta es una regla fija de negocio, NO parametrizable. Solo aplica para rematricula anticipada. Para rematricula regular (NO anticipada), aplica RF-017 con sus propios umbrales.</w:t>
            </w:r>
          </w:p>
        </w:tc>
      </w:tr>
    </w:tbl>
    <w:p w:rsidR="004D2F89" w:rsidRDefault="004D2F89" w14:paraId="4F05EA02" w14:textId="22594A26">
      <w:pPr>
        <w:spacing w:after="80"/>
        <w:rPr>
          <w:ins w:author="Juan Pablo Silva Fernandez" w:date="2026-06-03T15:50:00Z" w16du:dateUtc="2026-06-03T19:50:00Z" w:id="72"/>
        </w:rPr>
      </w:pPr>
    </w:p>
    <w:p w:rsidR="004D2F89" w:rsidRDefault="004D2F89" w14:paraId="567E5212" w14:textId="77777777">
      <w:pPr>
        <w:rPr>
          <w:ins w:author="Juan Pablo Silva Fernandez" w:date="2026-06-03T15:50:00Z" w16du:dateUtc="2026-06-03T19:50:00Z" w:id="73"/>
        </w:rPr>
      </w:pPr>
      <w:ins w:author="Juan Pablo Silva Fernandez" w:date="2026-06-03T15:50:00Z" w16du:dateUtc="2026-06-03T19:50:00Z" w:id="74">
        <w:r>
          <w:br w:type="page"/>
        </w:r>
      </w:ins>
    </w:p>
    <w:p w:rsidR="00D26A8E" w:rsidRDefault="00D26A8E" w14:paraId="381BECD4" w14:textId="77777777">
      <w:pPr>
        <w:spacing w:after="80"/>
      </w:pPr>
    </w:p>
    <w:tbl>
      <w:tblPr>
        <w:tblW w:w="97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502"/>
        <w:gridCol w:w="2516"/>
        <w:gridCol w:w="1951"/>
        <w:gridCol w:w="3791"/>
      </w:tblGrid>
      <w:tr w:rsidR="0076488B" w14:paraId="230BC824" w14:textId="77777777">
        <w:tc>
          <w:tcPr>
            <w:tcW w:w="0" w:type="auto"/>
            <w:gridSpan w:val="4"/>
            <w:tcBorders>
              <w:top w:val="single" w:color="003366" w:sz="1" w:space="0"/>
              <w:left w:val="single" w:color="003366" w:sz="1" w:space="0"/>
              <w:bottom w:val="single" w:color="003366" w:sz="1" w:space="0"/>
              <w:right w:val="single" w:color="003366" w:sz="1" w:space="0"/>
            </w:tcBorders>
            <w:shd w:val="clear" w:color="auto" w:fill="003366"/>
            <w:tcMar>
              <w:top w:w="80" w:type="dxa"/>
              <w:left w:w="120" w:type="dxa"/>
              <w:bottom w:w="80" w:type="dxa"/>
              <w:right w:w="120" w:type="dxa"/>
            </w:tcMar>
          </w:tcPr>
          <w:p w:rsidR="00D26A8E" w:rsidRDefault="00154387" w14:paraId="4604E440" w14:textId="77777777">
            <w:r>
              <w:rPr>
                <w:b/>
                <w:bCs/>
                <w:color w:val="FFFFFF"/>
                <w:sz w:val="20"/>
                <w:szCs w:val="20"/>
              </w:rPr>
              <w:t>RF-017 – Validación de Morosidad para Rematricula NO Anticipada (Regular)</w:t>
            </w:r>
          </w:p>
        </w:tc>
      </w:tr>
      <w:tr w:rsidR="00A2027A" w14:paraId="7D36F758"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4AD42221" w14:textId="77777777">
            <w:r>
              <w:rPr>
                <w:b/>
                <w:bCs/>
                <w:color w:val="1A1A2E"/>
                <w:sz w:val="18"/>
                <w:szCs w:val="18"/>
              </w:rPr>
              <w:t>ID Requerimiento</w:t>
            </w:r>
          </w:p>
        </w:tc>
        <w:tc>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30A3403C" w14:textId="77777777">
            <w:r>
              <w:rPr>
                <w:color w:val="1A1A2E"/>
                <w:sz w:val="18"/>
                <w:szCs w:val="18"/>
              </w:rPr>
              <w:t>RF-017</w:t>
            </w:r>
          </w:p>
        </w:tc>
        <w:tc>
          <w:tcPr>
            <w:tcW w:w="20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55F970BF" w14:textId="77777777">
            <w:r>
              <w:rPr>
                <w:b/>
                <w:bCs/>
                <w:color w:val="1A1A2E"/>
                <w:sz w:val="18"/>
                <w:szCs w:val="18"/>
              </w:rPr>
              <w:t>ID Caso de Uso</w:t>
            </w:r>
          </w:p>
        </w:tc>
        <w:tc>
          <w:tcPr>
            <w:tcW w:w="2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2DF78517" w14:textId="77777777">
            <w:r>
              <w:rPr>
                <w:color w:val="1A1A2E"/>
                <w:sz w:val="18"/>
                <w:szCs w:val="18"/>
              </w:rPr>
              <w:t>CU-017</w:t>
            </w:r>
          </w:p>
        </w:tc>
      </w:tr>
      <w:tr w:rsidR="00A2027A" w14:paraId="0C909B7E"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4A8E8725" w14:textId="77777777">
            <w:r>
              <w:rPr>
                <w:b/>
                <w:bCs/>
                <w:color w:val="1A1A2E"/>
                <w:sz w:val="18"/>
                <w:szCs w:val="18"/>
              </w:rPr>
              <w:t>Descripción</w:t>
            </w:r>
          </w:p>
        </w:tc>
        <w:tc>
          <w:tcPr>
            <w:tcW w:w="8560" w:type="dxa"/>
            <w:gridSpan w:val="3"/>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26A8E" w:rsidRDefault="00154387" w14:paraId="315F0F21" w14:textId="77777777">
            <w:r>
              <w:rPr>
                <w:sz w:val="18"/>
                <w:szCs w:val="18"/>
              </w:rPr>
              <w:t>El sistema debe validar automáticamente el estado de morosidad del alumno al momento de iniciar una rematricula NO anticipada (período regular/vigente). A diferencia de la rematricula anticipada (RF-016), en la rematricula regular el alumno no debe registrar deuda vencida superior a 1 cuota con más de 30 días de atraso para poder continuar con el proceso. Si cumple esta condición, puede rematricularse normalmente.</w:t>
            </w:r>
          </w:p>
        </w:tc>
      </w:tr>
      <w:tr w:rsidR="00A2027A" w14:paraId="667D96B4"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0D05D3EC" w14:textId="77777777">
            <w:r>
              <w:rPr>
                <w:b/>
                <w:bCs/>
                <w:color w:val="1A1A2E"/>
                <w:sz w:val="18"/>
                <w:szCs w:val="18"/>
              </w:rPr>
              <w:t>Criticidad</w:t>
            </w:r>
          </w:p>
        </w:tc>
        <w:tc>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5E9706A9" w14:textId="77777777">
            <w:r>
              <w:rPr>
                <w:color w:val="1A1A2E"/>
                <w:sz w:val="18"/>
                <w:szCs w:val="18"/>
              </w:rPr>
              <w:t>Alta – Validación crítica que determina habilitación del proceso de rematricula regular</w:t>
            </w:r>
          </w:p>
        </w:tc>
        <w:tc>
          <w:tcPr>
            <w:tcW w:w="20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3F678ABC" w14:textId="77777777">
            <w:r>
              <w:rPr>
                <w:b/>
                <w:bCs/>
                <w:color w:val="1A1A2E"/>
                <w:sz w:val="18"/>
                <w:szCs w:val="18"/>
              </w:rPr>
              <w:t>Solicitante</w:t>
            </w:r>
          </w:p>
        </w:tc>
        <w:tc>
          <w:tcPr>
            <w:tcW w:w="2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6D50C52D" w14:textId="77777777">
            <w:r>
              <w:rPr>
                <w:color w:val="1A1A2E"/>
                <w:sz w:val="18"/>
                <w:szCs w:val="18"/>
              </w:rPr>
              <w:t>Dirección DITD / Líder Funcional</w:t>
            </w:r>
          </w:p>
        </w:tc>
      </w:tr>
      <w:tr w:rsidR="00A2027A" w14:paraId="4D9DE097"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2EE4404F" w14:textId="77777777">
            <w:r>
              <w:rPr>
                <w:b/>
                <w:bCs/>
                <w:color w:val="1A1A2E"/>
                <w:sz w:val="18"/>
                <w:szCs w:val="18"/>
              </w:rPr>
              <w:t>Premisas</w:t>
            </w:r>
          </w:p>
        </w:tc>
        <w:tc>
          <w:tcPr>
            <w:tcW w:w="8560" w:type="dxa"/>
            <w:gridSpan w:val="3"/>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26A8E" w:rsidRDefault="00154387" w14:paraId="38631577" w14:textId="77777777">
            <w:r>
              <w:rPr>
                <w:sz w:val="18"/>
                <w:szCs w:val="18"/>
              </w:rPr>
              <w:t>El sistema financiero tiene actualizado el estado de cuenta del alumno. Existe integración con el módulo financiero. Las fechas de vencimiento están registradas correctamente. El proceso de rematricula NO anticipada está habilitado (período vigente/regular).</w:t>
            </w:r>
          </w:p>
        </w:tc>
      </w:tr>
      <w:tr w:rsidR="00A2027A" w14:paraId="31952045"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7C662246" w14:textId="77777777">
            <w:r>
              <w:rPr>
                <w:b/>
                <w:bCs/>
                <w:color w:val="1A1A2E"/>
                <w:sz w:val="18"/>
                <w:szCs w:val="18"/>
              </w:rPr>
              <w:t>Criterio de Aceptación</w:t>
            </w:r>
          </w:p>
        </w:tc>
        <w:tc>
          <w:tcPr>
            <w:tcW w:w="8560" w:type="dxa"/>
            <w:gridSpan w:val="3"/>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0262D" w:rsidRDefault="00154387" w14:paraId="05D859C3" w14:textId="77777777">
            <w:pPr>
              <w:rPr>
                <w:ins w:author="Juan Pablo Silva Fernandez" w:date="2026-06-03T15:51:00Z" w16du:dateUtc="2026-06-03T19:51:00Z" w:id="75"/>
                <w:sz w:val="18"/>
                <w:szCs w:val="18"/>
              </w:rPr>
            </w:pPr>
            <w:r>
              <w:rPr>
                <w:sz w:val="18"/>
                <w:szCs w:val="18"/>
              </w:rPr>
              <w:t xml:space="preserve">1. Al iniciar rematricula regular (NO anticipada), el sistema consulta el estado financiero del alumno. 2. Valida el número de cuotas con deuda vencida y los días de atraso. </w:t>
            </w:r>
          </w:p>
          <w:p w:rsidR="00D0262D" w:rsidRDefault="00154387" w14:paraId="47B396A8" w14:textId="77777777">
            <w:pPr>
              <w:rPr>
                <w:ins w:author="Juan Pablo Silva Fernandez" w:date="2026-06-03T15:51:00Z" w16du:dateUtc="2026-06-03T19:51:00Z" w:id="76"/>
                <w:sz w:val="18"/>
                <w:szCs w:val="18"/>
              </w:rPr>
            </w:pPr>
            <w:r>
              <w:rPr>
                <w:sz w:val="18"/>
                <w:szCs w:val="18"/>
              </w:rPr>
              <w:t xml:space="preserve">3. Si el alumno no tiene deuda vencida o tiene cuotas con menos de 30 días de atraso: permite continuar la rematricula regularmente. </w:t>
            </w:r>
          </w:p>
          <w:p w:rsidR="00D0262D" w:rsidRDefault="00154387" w14:paraId="5F1A4178" w14:textId="77777777">
            <w:pPr>
              <w:rPr>
                <w:ins w:author="Juan Pablo Silva Fernandez" w:date="2026-06-03T15:51:00Z" w16du:dateUtc="2026-06-03T19:51:00Z" w:id="77"/>
                <w:sz w:val="18"/>
                <w:szCs w:val="18"/>
              </w:rPr>
            </w:pPr>
            <w:r>
              <w:rPr>
                <w:sz w:val="18"/>
                <w:szCs w:val="18"/>
              </w:rPr>
              <w:t xml:space="preserve">4. Si tiene más de 1 cuota con &gt; 30 días de atraso: bloquea la rematricula hasta regularización. </w:t>
            </w:r>
          </w:p>
          <w:p w:rsidR="00D0262D" w:rsidRDefault="00154387" w14:paraId="7A972239" w14:textId="77777777">
            <w:pPr>
              <w:rPr>
                <w:ins w:author="Juan Pablo Silva Fernandez" w:date="2026-06-03T15:51:00Z" w16du:dateUtc="2026-06-03T19:51:00Z" w:id="78"/>
                <w:sz w:val="18"/>
                <w:szCs w:val="18"/>
              </w:rPr>
            </w:pPr>
            <w:r>
              <w:rPr>
                <w:sz w:val="18"/>
                <w:szCs w:val="18"/>
              </w:rPr>
              <w:t xml:space="preserve">5. Informa claramente el motivo del bloqueo y el monto total a regularizar. </w:t>
            </w:r>
          </w:p>
          <w:p w:rsidR="00D0262D" w:rsidRDefault="00154387" w14:paraId="2DECE050" w14:textId="77777777">
            <w:pPr>
              <w:rPr>
                <w:ins w:author="Juan Pablo Silva Fernandez" w:date="2026-06-03T15:51:00Z" w16du:dateUtc="2026-06-03T19:51:00Z" w:id="79"/>
                <w:sz w:val="18"/>
                <w:szCs w:val="18"/>
              </w:rPr>
            </w:pPr>
            <w:r>
              <w:rPr>
                <w:sz w:val="18"/>
                <w:szCs w:val="18"/>
              </w:rPr>
              <w:t xml:space="preserve">6. Permite excepción manual por supervisor con justificación documentada. </w:t>
            </w:r>
          </w:p>
          <w:p w:rsidR="00D0262D" w:rsidRDefault="00154387" w14:paraId="0275E53C" w14:textId="77777777">
            <w:pPr>
              <w:rPr>
                <w:ins w:author="Juan Pablo Silva Fernandez" w:date="2026-06-03T15:51:00Z" w16du:dateUtc="2026-06-03T19:51:00Z" w:id="80"/>
                <w:sz w:val="18"/>
                <w:szCs w:val="18"/>
              </w:rPr>
            </w:pPr>
            <w:r>
              <w:rPr>
                <w:sz w:val="18"/>
                <w:szCs w:val="18"/>
              </w:rPr>
              <w:t xml:space="preserve">7. Genera alerta automática al Dpto. de Cobranzas. </w:t>
            </w:r>
          </w:p>
          <w:p w:rsidR="00D26A8E" w:rsidRDefault="00154387" w14:paraId="04275F0F" w14:textId="2047EDAE">
            <w:r>
              <w:rPr>
                <w:sz w:val="18"/>
                <w:szCs w:val="18"/>
              </w:rPr>
              <w:t>8. No aplica descuentos por anticipación (estos ya no están vigentes en período regular).</w:t>
            </w:r>
          </w:p>
        </w:tc>
      </w:tr>
      <w:tr w:rsidR="00A2027A" w14:paraId="5783071F"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4E5D4A80" w14:textId="77777777">
            <w:r>
              <w:rPr>
                <w:b/>
                <w:bCs/>
                <w:color w:val="1A1A2E"/>
                <w:sz w:val="18"/>
                <w:szCs w:val="18"/>
              </w:rPr>
              <w:t>Otros Antecedentes</w:t>
            </w:r>
          </w:p>
        </w:tc>
        <w:tc>
          <w:tcPr>
            <w:tcW w:w="8560" w:type="dxa"/>
            <w:gridSpan w:val="3"/>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26A8E" w:rsidRDefault="00154387" w14:paraId="235700D3" w14:textId="77777777">
            <w:r>
              <w:rPr>
                <w:sz w:val="18"/>
                <w:szCs w:val="18"/>
              </w:rPr>
              <w:t>Complementa RF-016 (rematricula anticipada). Esta regla aplica EXCLUSIVAMENTE para rematricula NO anticipada (período regular/vigente). Umbrales de morosidad distintos a RF-016 por tratarse de período diferente.</w:t>
            </w:r>
          </w:p>
        </w:tc>
      </w:tr>
    </w:tbl>
    <w:p w:rsidR="00D26A8E" w:rsidRDefault="00D26A8E" w14:paraId="1460320B" w14:textId="77777777">
      <w:pPr>
        <w:spacing w:after="80"/>
      </w:pPr>
    </w:p>
    <w:p w:rsidR="00D26A8E" w:rsidRDefault="00154387" w14:paraId="1460320C" w14:textId="77777777">
      <w:r>
        <w:br w:type="page"/>
      </w:r>
    </w:p>
    <w:tbl>
      <w:tblPr>
        <w:tblW w:w="97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501"/>
        <w:gridCol w:w="2532"/>
        <w:gridCol w:w="1948"/>
        <w:gridCol w:w="3779"/>
      </w:tblGrid>
      <w:tr w:rsidR="0076488B" w14:paraId="1460320E" w14:textId="77777777">
        <w:tc>
          <w:tcPr>
            <w:tcW w:w="0" w:type="auto"/>
            <w:gridSpan w:val="4"/>
            <w:tcBorders>
              <w:top w:val="single" w:color="003366" w:sz="1" w:space="0"/>
              <w:left w:val="single" w:color="003366" w:sz="1" w:space="0"/>
              <w:bottom w:val="single" w:color="003366" w:sz="1" w:space="0"/>
              <w:right w:val="single" w:color="003366" w:sz="1" w:space="0"/>
            </w:tcBorders>
            <w:shd w:val="clear" w:color="auto" w:fill="003366"/>
            <w:tcMar>
              <w:top w:w="80" w:type="dxa"/>
              <w:left w:w="120" w:type="dxa"/>
              <w:bottom w:w="80" w:type="dxa"/>
              <w:right w:w="120" w:type="dxa"/>
            </w:tcMar>
          </w:tcPr>
          <w:p w:rsidR="00D26A8E" w:rsidRDefault="00154387" w14:paraId="1460320D" w14:textId="77777777">
            <w:r>
              <w:rPr>
                <w:b/>
                <w:bCs/>
                <w:color w:val="FFFFFF"/>
                <w:sz w:val="20"/>
                <w:szCs w:val="20"/>
              </w:rPr>
              <w:t>RF-018 – Habilitación/</w:t>
            </w:r>
            <w:proofErr w:type="spellStart"/>
            <w:r>
              <w:rPr>
                <w:b/>
                <w:bCs/>
                <w:color w:val="FFFFFF"/>
                <w:sz w:val="20"/>
                <w:szCs w:val="20"/>
              </w:rPr>
              <w:t>Deshabilitación</w:t>
            </w:r>
            <w:proofErr w:type="spellEnd"/>
            <w:r>
              <w:rPr>
                <w:b/>
                <w:bCs/>
                <w:color w:val="FFFFFF"/>
                <w:sz w:val="20"/>
                <w:szCs w:val="20"/>
              </w:rPr>
              <w:t xml:space="preserve"> Dinámica de Medios de Pago según Plan Seleccionado</w:t>
            </w:r>
          </w:p>
        </w:tc>
      </w:tr>
      <w:tr w:rsidR="00A2027A" w14:paraId="14603213"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20F" w14:textId="77777777">
            <w:r>
              <w:rPr>
                <w:b/>
                <w:bCs/>
                <w:color w:val="1A1A2E"/>
                <w:sz w:val="18"/>
                <w:szCs w:val="18"/>
              </w:rPr>
              <w:t>ID Requerimiento</w:t>
            </w:r>
          </w:p>
        </w:tc>
        <w:tc>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210" w14:textId="77777777">
            <w:r>
              <w:rPr>
                <w:color w:val="1A1A2E"/>
                <w:sz w:val="18"/>
                <w:szCs w:val="18"/>
              </w:rPr>
              <w:t>RF-018</w:t>
            </w:r>
          </w:p>
        </w:tc>
        <w:tc>
          <w:tcPr>
            <w:tcW w:w="20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211" w14:textId="77777777">
            <w:r>
              <w:rPr>
                <w:b/>
                <w:bCs/>
                <w:color w:val="1A1A2E"/>
                <w:sz w:val="18"/>
                <w:szCs w:val="18"/>
              </w:rPr>
              <w:t>ID Caso de Uso</w:t>
            </w:r>
          </w:p>
        </w:tc>
        <w:tc>
          <w:tcPr>
            <w:tcW w:w="2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212" w14:textId="77777777">
            <w:r>
              <w:rPr>
                <w:color w:val="1A1A2E"/>
                <w:sz w:val="18"/>
                <w:szCs w:val="18"/>
              </w:rPr>
              <w:t>CU-018</w:t>
            </w:r>
          </w:p>
        </w:tc>
      </w:tr>
      <w:tr w:rsidR="00A2027A" w14:paraId="14603216"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214" w14:textId="77777777">
            <w:r>
              <w:rPr>
                <w:b/>
                <w:bCs/>
                <w:color w:val="1A1A2E"/>
                <w:sz w:val="18"/>
                <w:szCs w:val="18"/>
              </w:rPr>
              <w:t>Descripción</w:t>
            </w:r>
          </w:p>
        </w:tc>
        <w:tc>
          <w:tcPr>
            <w:tcW w:w="8560" w:type="dxa"/>
            <w:gridSpan w:val="3"/>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26A8E" w:rsidRDefault="00154387" w14:paraId="14603215" w14:textId="51A72210">
            <w:r>
              <w:rPr>
                <w:sz w:val="18"/>
                <w:szCs w:val="18"/>
              </w:rPr>
              <w:t>El sistema debe habilitar o deshabilitar automáticamente las opciones de pago disponibles según el plan de pagos y forma de pago seleccionados por el alumno durante el proceso de rematricula. Diferenciado para Matrícula y Arancel, ya que cada ítem se puede pagar de manera independiente.</w:t>
            </w:r>
            <w:r>
              <w:rPr>
                <w:sz w:val="18"/>
                <w:shd w:val="clear" w:color="auto" w:fill="BDD7EE"/>
              </w:rPr>
              <w:t xml:space="preserve"> Los medios de pago habilitados en línea son exclusivamente Webpay (pago contado/tarjeta) y mandato pagaré electrónico. El cheque queda excluido como opción online y solo estará disponible presencialmente o por back office. Las opciones de cuotas se simplifican a dos alternativas (ej. 6 y 10 cuotas) para facilitar la gestión administrativa. Secuencia: primero pago, luego firma del contrato.</w:t>
            </w:r>
          </w:p>
        </w:tc>
      </w:tr>
      <w:tr w:rsidR="00A2027A" w14:paraId="1460321B"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217" w14:textId="77777777">
            <w:r>
              <w:rPr>
                <w:b/>
                <w:bCs/>
                <w:color w:val="1A1A2E"/>
                <w:sz w:val="18"/>
                <w:szCs w:val="18"/>
              </w:rPr>
              <w:t>Criticidad</w:t>
            </w:r>
          </w:p>
        </w:tc>
        <w:tc>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218" w14:textId="77777777">
            <w:r>
              <w:rPr>
                <w:color w:val="1A1A2E"/>
                <w:sz w:val="18"/>
                <w:szCs w:val="18"/>
              </w:rPr>
              <w:t>Alta – Controla el acceso a medios de pago y previene errores transaccionales</w:t>
            </w:r>
          </w:p>
        </w:tc>
        <w:tc>
          <w:tcPr>
            <w:tcW w:w="20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219" w14:textId="77777777">
            <w:r>
              <w:rPr>
                <w:b/>
                <w:bCs/>
                <w:color w:val="1A1A2E"/>
                <w:sz w:val="18"/>
                <w:szCs w:val="18"/>
              </w:rPr>
              <w:t>Solicitante</w:t>
            </w:r>
          </w:p>
        </w:tc>
        <w:tc>
          <w:tcPr>
            <w:tcW w:w="2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21A" w14:textId="77777777">
            <w:r>
              <w:rPr>
                <w:color w:val="1A1A2E"/>
                <w:sz w:val="18"/>
                <w:szCs w:val="18"/>
              </w:rPr>
              <w:t>Dirección DITD / Líder Funcional</w:t>
            </w:r>
          </w:p>
        </w:tc>
      </w:tr>
      <w:tr w:rsidR="00A2027A" w14:paraId="1460321E"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21C" w14:textId="77777777">
            <w:r>
              <w:rPr>
                <w:b/>
                <w:bCs/>
                <w:color w:val="1A1A2E"/>
                <w:sz w:val="18"/>
                <w:szCs w:val="18"/>
              </w:rPr>
              <w:t>Premisas</w:t>
            </w:r>
          </w:p>
        </w:tc>
        <w:tc>
          <w:tcPr>
            <w:tcW w:w="8560" w:type="dxa"/>
            <w:gridSpan w:val="3"/>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26A8E" w:rsidRDefault="00154387" w14:paraId="1460321D" w14:textId="77777777">
            <w:r>
              <w:rPr>
                <w:sz w:val="18"/>
                <w:szCs w:val="18"/>
              </w:rPr>
              <w:t>El alumno ha seleccionado un plan de pagos. Los medios de pago electrónicos están integrados y operativos. Existe validación previa de beneficios y montos calculados. El sistema de pagaré electrónico está disponible.</w:t>
            </w:r>
          </w:p>
        </w:tc>
      </w:tr>
      <w:tr w:rsidR="00A2027A" w14:paraId="14603221"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21F" w14:textId="77777777">
            <w:r>
              <w:rPr>
                <w:b/>
                <w:bCs/>
                <w:color w:val="1A1A2E"/>
                <w:sz w:val="18"/>
                <w:szCs w:val="18"/>
              </w:rPr>
              <w:t>Criterio de Aceptación</w:t>
            </w:r>
          </w:p>
        </w:tc>
        <w:tc>
          <w:tcPr>
            <w:tcW w:w="8560" w:type="dxa"/>
            <w:gridSpan w:val="3"/>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526AE2" w:rsidRDefault="00154387" w14:paraId="14BBC68C" w14:textId="77777777">
            <w:pPr>
              <w:rPr>
                <w:sz w:val="18"/>
                <w:szCs w:val="18"/>
              </w:rPr>
            </w:pPr>
            <w:r>
              <w:rPr>
                <w:sz w:val="18"/>
                <w:szCs w:val="18"/>
              </w:rPr>
              <w:t>1. Si selecciona Pago Contado: habilita botonera de pago en línea (</w:t>
            </w:r>
            <w:proofErr w:type="spellStart"/>
            <w:r>
              <w:rPr>
                <w:sz w:val="18"/>
                <w:szCs w:val="18"/>
              </w:rPr>
              <w:t>WebPay</w:t>
            </w:r>
            <w:proofErr w:type="spellEnd"/>
            <w:r>
              <w:rPr>
                <w:sz w:val="18"/>
                <w:szCs w:val="18"/>
              </w:rPr>
              <w:t xml:space="preserve">/tarjetas/transferencia) y deshabilita pagaré. </w:t>
            </w:r>
          </w:p>
          <w:p w:rsidR="00526AE2" w:rsidRDefault="00154387" w14:paraId="1767B0B2" w14:textId="77777777">
            <w:pPr>
              <w:rPr>
                <w:sz w:val="18"/>
                <w:szCs w:val="18"/>
              </w:rPr>
            </w:pPr>
            <w:r>
              <w:rPr>
                <w:sz w:val="18"/>
                <w:szCs w:val="18"/>
              </w:rPr>
              <w:t xml:space="preserve">2. Si selecciona Pago en Cuotas: habilita generación de pagaré electrónico y deshabilita pago contado. </w:t>
            </w:r>
          </w:p>
          <w:p w:rsidR="00526AE2" w:rsidRDefault="00154387" w14:paraId="0E83578C" w14:textId="77777777">
            <w:pPr>
              <w:rPr>
                <w:sz w:val="18"/>
                <w:szCs w:val="18"/>
              </w:rPr>
            </w:pPr>
            <w:r>
              <w:rPr>
                <w:sz w:val="18"/>
                <w:szCs w:val="18"/>
              </w:rPr>
              <w:t xml:space="preserve">3. Si selecciona PAT/PAC: realiza proceso de inscripción PAT/PAC con TOKU. </w:t>
            </w:r>
          </w:p>
          <w:p w:rsidR="00526AE2" w:rsidRDefault="00154387" w14:paraId="3EF3D257" w14:textId="77777777">
            <w:pPr>
              <w:rPr>
                <w:sz w:val="18"/>
                <w:szCs w:val="18"/>
              </w:rPr>
            </w:pPr>
            <w:r>
              <w:rPr>
                <w:sz w:val="18"/>
                <w:szCs w:val="18"/>
              </w:rPr>
              <w:t xml:space="preserve">4. No permite cambiar medio de pago después de confirmación sin anular la operación. </w:t>
            </w:r>
          </w:p>
          <w:p w:rsidR="00526AE2" w:rsidRDefault="00154387" w14:paraId="695DB853" w14:textId="77777777">
            <w:pPr>
              <w:rPr>
                <w:sz w:val="18"/>
                <w:szCs w:val="18"/>
              </w:rPr>
            </w:pPr>
            <w:r>
              <w:rPr>
                <w:sz w:val="18"/>
                <w:szCs w:val="18"/>
              </w:rPr>
              <w:t xml:space="preserve">5. Bloquea opciones no disponibles visualmente con </w:t>
            </w:r>
            <w:proofErr w:type="spellStart"/>
            <w:r>
              <w:rPr>
                <w:sz w:val="18"/>
                <w:szCs w:val="18"/>
              </w:rPr>
              <w:t>tooltip</w:t>
            </w:r>
            <w:proofErr w:type="spellEnd"/>
            <w:r>
              <w:rPr>
                <w:sz w:val="18"/>
                <w:szCs w:val="18"/>
              </w:rPr>
              <w:t xml:space="preserve"> explicativo. </w:t>
            </w:r>
          </w:p>
          <w:p w:rsidR="00D26A8E" w:rsidRDefault="00154387" w14:paraId="14603220" w14:textId="2AD931F1">
            <w:r>
              <w:rPr>
                <w:sz w:val="18"/>
                <w:szCs w:val="18"/>
              </w:rPr>
              <w:t>6. Genera log de intentos de pago para auditoría.</w:t>
            </w:r>
          </w:p>
        </w:tc>
      </w:tr>
      <w:tr w:rsidR="00A2027A" w14:paraId="14603224"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4603222" w14:textId="77777777">
            <w:r>
              <w:rPr>
                <w:b/>
                <w:bCs/>
                <w:color w:val="1A1A2E"/>
                <w:sz w:val="18"/>
                <w:szCs w:val="18"/>
              </w:rPr>
              <w:t>Otros Antecedentes</w:t>
            </w:r>
          </w:p>
        </w:tc>
        <w:tc>
          <w:tcPr>
            <w:tcW w:w="8560" w:type="dxa"/>
            <w:gridSpan w:val="3"/>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26A8E" w:rsidRDefault="00154387" w14:paraId="14603223" w14:textId="77777777">
            <w:r>
              <w:rPr>
                <w:sz w:val="18"/>
                <w:szCs w:val="18"/>
              </w:rPr>
              <w:t xml:space="preserve">Solo se usan medios de pago existentes (sin nuevos desarrollos). El pagaré debe cumplir requisitos legales y ser </w:t>
            </w:r>
            <w:proofErr w:type="spellStart"/>
            <w:r>
              <w:rPr>
                <w:sz w:val="18"/>
                <w:szCs w:val="18"/>
              </w:rPr>
              <w:t>firmable</w:t>
            </w:r>
            <w:proofErr w:type="spellEnd"/>
            <w:r>
              <w:rPr>
                <w:sz w:val="18"/>
                <w:szCs w:val="18"/>
              </w:rPr>
              <w:t xml:space="preserve"> electrónicamente. Si hay error en pasarela, debe permitir reintento o cambio de medio.</w:t>
            </w:r>
          </w:p>
        </w:tc>
      </w:tr>
    </w:tbl>
    <w:p w:rsidR="00D26A8E" w:rsidRDefault="00D26A8E" w14:paraId="21A79956" w14:textId="77777777">
      <w:pPr>
        <w:spacing w:after="80"/>
      </w:pPr>
    </w:p>
    <w:p w:rsidR="00D26A8E" w:rsidRDefault="00154387" w14:paraId="3E1C0BC9" w14:textId="77777777">
      <w:r>
        <w:br w:type="page"/>
      </w:r>
    </w:p>
    <w:tbl>
      <w:tblPr>
        <w:tblW w:w="97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501"/>
        <w:gridCol w:w="2523"/>
        <w:gridCol w:w="1950"/>
        <w:gridCol w:w="3786"/>
        <w:tblGridChange w:id="81">
          <w:tblGrid>
            <w:gridCol w:w="1501"/>
            <w:gridCol w:w="2523"/>
            <w:gridCol w:w="1950"/>
            <w:gridCol w:w="3786"/>
          </w:tblGrid>
        </w:tblGridChange>
      </w:tblGrid>
      <w:tr w:rsidR="0076488B" w:rsidTr="01C53337" w14:paraId="12576841" w14:textId="77777777">
        <w:tc>
          <w:tcPr>
            <w:tcW w:w="0" w:type="auto"/>
            <w:gridSpan w:val="4"/>
            <w:tcBorders>
              <w:top w:val="single" w:color="003366" w:sz="1" w:space="0"/>
              <w:left w:val="single" w:color="003366" w:sz="1" w:space="0"/>
              <w:bottom w:val="single" w:color="003366" w:sz="1" w:space="0"/>
              <w:right w:val="single" w:color="003366" w:sz="1" w:space="0"/>
            </w:tcBorders>
            <w:shd w:val="clear" w:color="auto" w:fill="003366"/>
            <w:tcMar>
              <w:top w:w="80" w:type="dxa"/>
              <w:left w:w="120" w:type="dxa"/>
              <w:bottom w:w="80" w:type="dxa"/>
              <w:right w:w="120" w:type="dxa"/>
            </w:tcMar>
          </w:tcPr>
          <w:p w:rsidR="00D26A8E" w:rsidRDefault="00154387" w14:paraId="4F84C171" w14:textId="77777777">
            <w:r w:rsidRPr="004A5825">
              <w:rPr>
                <w:b/>
                <w:bCs/>
                <w:color w:val="FFFFFF"/>
                <w:sz w:val="20"/>
                <w:szCs w:val="20"/>
                <w:shd w:val="clear" w:color="auto" w:fill="FFF2CC"/>
              </w:rPr>
              <w:t>RF-019 – Firma Digital de Instrumento Financiero Unificado</w:t>
            </w:r>
          </w:p>
        </w:tc>
      </w:tr>
      <w:tr w:rsidR="00A2027A" w:rsidTr="00765159" w14:paraId="04E510C2" w14:textId="77777777">
        <w:tblPrEx>
          <w:tblW w:w="97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PrExChange w:author="Juan Pablo Silva Fernandez" w:date="2026-06-03T15:53:00Z" w16du:dateUtc="2026-06-03T19:53:00Z" w:id="82">
            <w:tblPrEx>
              <w:tblW w:w="97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PrEx>
          </w:tblPrExChange>
        </w:tblPrEx>
        <w:tc>
          <w:tcPr>
            <w:tcW w:w="1501"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Change w:author="Juan Pablo Silva Fernandez" w:date="2026-06-03T15:53:00Z" w16du:dateUtc="2026-06-03T19:53:00Z" w:id="83">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tcPrChange>
          </w:tcPr>
          <w:p w:rsidR="00D26A8E" w:rsidRDefault="00154387" w14:paraId="0987635A" w14:textId="77777777">
            <w:r>
              <w:rPr>
                <w:b/>
                <w:bCs/>
                <w:color w:val="1A1A2E"/>
                <w:sz w:val="18"/>
                <w:szCs w:val="18"/>
              </w:rPr>
              <w:t>ID Requerimiento</w:t>
            </w:r>
          </w:p>
        </w:tc>
        <w:tc>
          <w:tcPr>
            <w:tcW w:w="2523"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Change w:author="Juan Pablo Silva Fernandez" w:date="2026-06-03T15:53:00Z" w16du:dateUtc="2026-06-03T19:53:00Z" w:id="84">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tcPrChange>
          </w:tcPr>
          <w:p w:rsidR="00D26A8E" w:rsidRDefault="00154387" w14:paraId="1DB4D9AC" w14:textId="77777777">
            <w:r>
              <w:rPr>
                <w:color w:val="1A1A2E"/>
                <w:sz w:val="18"/>
                <w:szCs w:val="18"/>
              </w:rPr>
              <w:t>RF-019</w:t>
            </w:r>
          </w:p>
        </w:tc>
        <w:tc>
          <w:tcPr>
            <w:tcW w:w="195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Change w:author="Juan Pablo Silva Fernandez" w:date="2026-06-03T15:53:00Z" w16du:dateUtc="2026-06-03T19:53:00Z" w:id="85">
              <w:tcPr>
                <w:tcW w:w="20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tcPrChange>
          </w:tcPr>
          <w:p w:rsidR="00D26A8E" w:rsidRDefault="00154387" w14:paraId="3A077AD4" w14:textId="77777777">
            <w:r>
              <w:rPr>
                <w:b/>
                <w:bCs/>
                <w:color w:val="1A1A2E"/>
                <w:sz w:val="18"/>
                <w:szCs w:val="18"/>
              </w:rPr>
              <w:t>ID Caso de Uso</w:t>
            </w:r>
          </w:p>
        </w:tc>
        <w:tc>
          <w:tcPr>
            <w:tcW w:w="3786"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Change w:author="Juan Pablo Silva Fernandez" w:date="2026-06-03T15:53:00Z" w16du:dateUtc="2026-06-03T19:53:00Z" w:id="86">
              <w:tcPr>
                <w:tcW w:w="2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tcPrChange>
          </w:tcPr>
          <w:p w:rsidR="00D26A8E" w:rsidRDefault="00154387" w14:paraId="3179E1FE" w14:textId="77777777">
            <w:r>
              <w:rPr>
                <w:color w:val="1A1A2E"/>
                <w:sz w:val="18"/>
                <w:szCs w:val="18"/>
              </w:rPr>
              <w:t>CU-019</w:t>
            </w:r>
          </w:p>
        </w:tc>
      </w:tr>
      <w:tr w:rsidR="00A2027A" w:rsidTr="00765159" w14:paraId="62101555" w14:textId="77777777">
        <w:tblPrEx>
          <w:tblW w:w="97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PrExChange w:author="Juan Pablo Silva Fernandez" w:date="2026-06-03T15:53:00Z" w16du:dateUtc="2026-06-03T19:53:00Z" w:id="87">
            <w:tblPrEx>
              <w:tblW w:w="97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PrEx>
          </w:tblPrExChange>
        </w:tblPrEx>
        <w:tc>
          <w:tcPr>
            <w:tcW w:w="1501"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Change w:author="Juan Pablo Silva Fernandez" w:date="2026-06-03T15:53:00Z" w16du:dateUtc="2026-06-03T19:53:00Z" w:id="88">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tcPrChange>
          </w:tcPr>
          <w:p w:rsidR="00D26A8E" w:rsidRDefault="00154387" w14:paraId="0C100F8E" w14:textId="77777777">
            <w:r>
              <w:rPr>
                <w:b/>
                <w:bCs/>
                <w:color w:val="1A1A2E"/>
                <w:sz w:val="18"/>
                <w:szCs w:val="18"/>
              </w:rPr>
              <w:t>Descripción</w:t>
            </w:r>
          </w:p>
        </w:tc>
        <w:tc>
          <w:tcPr>
            <w:tcW w:w="8259" w:type="dxa"/>
            <w:gridSpan w:val="3"/>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Change w:author="Juan Pablo Silva Fernandez" w:date="2026-06-03T15:53:00Z" w16du:dateUtc="2026-06-03T19:53:00Z" w:id="89">
              <w:tcPr>
                <w:tcW w:w="8560" w:type="dxa"/>
                <w:gridSpan w:val="3"/>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tcPrChange>
          </w:tcPr>
          <w:p w:rsidR="00D26A8E" w:rsidRDefault="00154387" w14:paraId="5D3E246B" w14:textId="77777777">
            <w:r>
              <w:rPr>
                <w:sz w:val="18"/>
                <w:szCs w:val="18"/>
                <w:shd w:val="clear" w:color="auto" w:fill="FFF2CC"/>
              </w:rPr>
              <w:t>El sistema debe permitir al alumno firmar digitalmente el instrumento financiero unificado (que consolida contrato de prestación de servicios, mandato y pagaré en un solo documento) según corresponda al plan de pago seleccionado, confirmando y formalizando jurídicamente el proceso de rematricula. La firma digital debe cumplir con los requisitos legales vigentes en Chile y quedar registrada con sello de tiempo para efectos de trazabilidad y auditoría.</w:t>
            </w:r>
          </w:p>
        </w:tc>
      </w:tr>
      <w:tr w:rsidR="00A2027A" w:rsidTr="00765159" w14:paraId="07D36ADE" w14:textId="77777777">
        <w:tblPrEx>
          <w:tblW w:w="97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PrExChange w:author="Juan Pablo Silva Fernandez" w:date="2026-06-03T15:53:00Z" w16du:dateUtc="2026-06-03T19:53:00Z" w:id="90">
            <w:tblPrEx>
              <w:tblW w:w="97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PrEx>
          </w:tblPrExChange>
        </w:tblPrEx>
        <w:tc>
          <w:tcPr>
            <w:tcW w:w="1501"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Change w:author="Juan Pablo Silva Fernandez" w:date="2026-06-03T15:53:00Z" w16du:dateUtc="2026-06-03T19:53:00Z" w:id="91">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tcPrChange>
          </w:tcPr>
          <w:p w:rsidR="00D26A8E" w:rsidRDefault="00154387" w14:paraId="5CFFA5BC" w14:textId="77777777">
            <w:r>
              <w:rPr>
                <w:b/>
                <w:bCs/>
                <w:color w:val="1A1A2E"/>
                <w:sz w:val="18"/>
                <w:szCs w:val="18"/>
              </w:rPr>
              <w:t>Criticidad</w:t>
            </w:r>
          </w:p>
        </w:tc>
        <w:tc>
          <w:tcPr>
            <w:tcW w:w="2523"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Change w:author="Juan Pablo Silva Fernandez" w:date="2026-06-03T15:53:00Z" w16du:dateUtc="2026-06-03T19:53:00Z" w:id="92">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tcPrChange>
          </w:tcPr>
          <w:p w:rsidR="00D26A8E" w:rsidRDefault="00154387" w14:paraId="6E8B42CF" w14:textId="77777777">
            <w:r>
              <w:rPr>
                <w:color w:val="1A1A2E"/>
                <w:sz w:val="18"/>
                <w:szCs w:val="18"/>
              </w:rPr>
              <w:t>Alta – Requisito legal y de cumplimiento normativo para la formalización del proceso</w:t>
            </w:r>
          </w:p>
        </w:tc>
        <w:tc>
          <w:tcPr>
            <w:tcW w:w="195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Change w:author="Juan Pablo Silva Fernandez" w:date="2026-06-03T15:53:00Z" w16du:dateUtc="2026-06-03T19:53:00Z" w:id="93">
              <w:tcPr>
                <w:tcW w:w="20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tcPrChange>
          </w:tcPr>
          <w:p w:rsidR="00D26A8E" w:rsidRDefault="00154387" w14:paraId="7F0A470A" w14:textId="77777777">
            <w:r>
              <w:rPr>
                <w:b/>
                <w:bCs/>
                <w:color w:val="1A1A2E"/>
                <w:sz w:val="18"/>
                <w:szCs w:val="18"/>
              </w:rPr>
              <w:t>Solicitante</w:t>
            </w:r>
          </w:p>
        </w:tc>
        <w:tc>
          <w:tcPr>
            <w:tcW w:w="3786"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Change w:author="Juan Pablo Silva Fernandez" w:date="2026-06-03T15:53:00Z" w16du:dateUtc="2026-06-03T19:53:00Z" w:id="94">
              <w:tcPr>
                <w:tcW w:w="2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tcPrChange>
          </w:tcPr>
          <w:p w:rsidR="00D26A8E" w:rsidRDefault="00154387" w14:paraId="22EEF603" w14:textId="77777777">
            <w:r>
              <w:rPr>
                <w:color w:val="1A1A2E"/>
                <w:sz w:val="18"/>
                <w:szCs w:val="18"/>
              </w:rPr>
              <w:t>Dirección DITD / Líder Funcional</w:t>
            </w:r>
          </w:p>
        </w:tc>
      </w:tr>
      <w:tr w:rsidR="00A2027A" w:rsidTr="00765159" w14:paraId="11D2715F" w14:textId="77777777">
        <w:tblPrEx>
          <w:tblW w:w="97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PrExChange w:author="Juan Pablo Silva Fernandez" w:date="2026-06-03T15:53:00Z" w16du:dateUtc="2026-06-03T19:53:00Z" w:id="95">
            <w:tblPrEx>
              <w:tblW w:w="97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PrEx>
          </w:tblPrExChange>
        </w:tblPrEx>
        <w:tc>
          <w:tcPr>
            <w:tcW w:w="1501"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Change w:author="Juan Pablo Silva Fernandez" w:date="2026-06-03T15:53:00Z" w16du:dateUtc="2026-06-03T19:53:00Z" w:id="96">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tcPrChange>
          </w:tcPr>
          <w:p w:rsidR="00D26A8E" w:rsidRDefault="00154387" w14:paraId="5D7BD10D" w14:textId="77777777">
            <w:r>
              <w:rPr>
                <w:b/>
                <w:bCs/>
                <w:color w:val="1A1A2E"/>
                <w:sz w:val="18"/>
                <w:szCs w:val="18"/>
              </w:rPr>
              <w:t>Premisas</w:t>
            </w:r>
          </w:p>
        </w:tc>
        <w:tc>
          <w:tcPr>
            <w:tcW w:w="8259" w:type="dxa"/>
            <w:gridSpan w:val="3"/>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Change w:author="Juan Pablo Silva Fernandez" w:date="2026-06-03T15:53:00Z" w16du:dateUtc="2026-06-03T19:53:00Z" w:id="97">
              <w:tcPr>
                <w:tcW w:w="8560" w:type="dxa"/>
                <w:gridSpan w:val="3"/>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tcPrChange>
          </w:tcPr>
          <w:p w:rsidR="00D26A8E" w:rsidRDefault="00154387" w14:paraId="3B49F27B" w14:textId="1E38BE99">
            <w:r>
              <w:rPr>
                <w:sz w:val="18"/>
                <w:szCs w:val="18"/>
                <w:shd w:val="clear" w:color="auto" w:fill="FFF2CC"/>
              </w:rPr>
              <w:t>El medio de pago seleccionado y los montos están confirmados (RF-018 completado). El sistema de firma digital está operativo e integrado. El instrumento financiero unificado (contrato, pagaré, mandato consolidados) ha sido generado correctamente. El alumno cuenta con dispositivo con acceso a internet.</w:t>
            </w:r>
            <w:r>
              <w:rPr>
                <w:sz w:val="18"/>
                <w:shd w:val="clear" w:color="auto" w:fill="BDD7EE"/>
              </w:rPr>
              <w:t xml:space="preserve"> El pago debe haberse procesado exitosamente antes de habilitar la firma digital, siguiendo la lógica comercial de no permitir contratos firmados sin respaldo de pago.</w:t>
            </w:r>
          </w:p>
        </w:tc>
      </w:tr>
      <w:tr w:rsidR="00A2027A" w:rsidTr="00765159" w14:paraId="73926CE8" w14:textId="77777777">
        <w:tblPrEx>
          <w:tblW w:w="97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PrExChange w:author="Juan Pablo Silva Fernandez" w:date="2026-06-03T15:53:00Z" w16du:dateUtc="2026-06-03T19:53:00Z" w:id="98">
            <w:tblPrEx>
              <w:tblW w:w="97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PrEx>
          </w:tblPrExChange>
        </w:tblPrEx>
        <w:tc>
          <w:tcPr>
            <w:tcW w:w="1501"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Change w:author="Juan Pablo Silva Fernandez" w:date="2026-06-03T15:53:00Z" w16du:dateUtc="2026-06-03T19:53:00Z" w:id="99">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tcPrChange>
          </w:tcPr>
          <w:p w:rsidR="00D26A8E" w:rsidRDefault="00154387" w14:paraId="47641825" w14:textId="77777777">
            <w:r>
              <w:rPr>
                <w:b/>
                <w:bCs/>
                <w:color w:val="1A1A2E"/>
                <w:sz w:val="18"/>
                <w:szCs w:val="18"/>
              </w:rPr>
              <w:t>Criterio de Aceptación</w:t>
            </w:r>
          </w:p>
        </w:tc>
        <w:tc>
          <w:tcPr>
            <w:tcW w:w="8259" w:type="dxa"/>
            <w:gridSpan w:val="3"/>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Change w:author="Juan Pablo Silva Fernandez" w:date="2026-06-03T15:53:00Z" w16du:dateUtc="2026-06-03T19:53:00Z" w:id="100">
              <w:tcPr>
                <w:tcW w:w="8560" w:type="dxa"/>
                <w:gridSpan w:val="3"/>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tcPrChange>
          </w:tcPr>
          <w:p w:rsidR="00765159" w:rsidRDefault="00154387" w14:paraId="3E5DD10D" w14:textId="77777777">
            <w:pPr>
              <w:rPr>
                <w:ins w:author="Juan Pablo Silva Fernandez" w:date="2026-06-03T15:52:00Z" w16du:dateUtc="2026-06-03T19:52:00Z" w:id="101"/>
                <w:sz w:val="18"/>
                <w:szCs w:val="18"/>
                <w:shd w:val="clear" w:color="auto" w:fill="FFF2CC"/>
              </w:rPr>
            </w:pPr>
            <w:r>
              <w:rPr>
                <w:sz w:val="18"/>
                <w:szCs w:val="18"/>
                <w:shd w:val="clear" w:color="auto" w:fill="FFF2CC"/>
              </w:rPr>
              <w:t xml:space="preserve">1. El sistema genera el instrumento financiero unificado (contrato + mandato + pagaré consolidados) según la forma de pago seleccionada. </w:t>
            </w:r>
          </w:p>
          <w:p w:rsidR="00765159" w:rsidRDefault="00154387" w14:paraId="78DB3B13" w14:textId="77777777">
            <w:pPr>
              <w:rPr>
                <w:ins w:author="Juan Pablo Silva Fernandez" w:date="2026-06-03T15:52:00Z" w16du:dateUtc="2026-06-03T19:52:00Z" w:id="102"/>
                <w:sz w:val="18"/>
                <w:szCs w:val="18"/>
                <w:shd w:val="clear" w:color="auto" w:fill="FFF2CC"/>
              </w:rPr>
            </w:pPr>
            <w:r>
              <w:rPr>
                <w:sz w:val="18"/>
                <w:szCs w:val="18"/>
                <w:shd w:val="clear" w:color="auto" w:fill="FFF2CC"/>
              </w:rPr>
              <w:t xml:space="preserve">2. Presenta al alumno el instrumento financiero unificado para revisión previa antes de firmar. </w:t>
            </w:r>
          </w:p>
          <w:p w:rsidR="00765159" w:rsidRDefault="00154387" w14:paraId="3C16CEBF" w14:textId="77777777">
            <w:pPr>
              <w:rPr>
                <w:ins w:author="Juan Pablo Silva Fernandez" w:date="2026-06-03T15:53:00Z" w16du:dateUtc="2026-06-03T19:53:00Z" w:id="103"/>
                <w:sz w:val="18"/>
                <w:szCs w:val="18"/>
                <w:shd w:val="clear" w:color="auto" w:fill="FFF2CC"/>
              </w:rPr>
            </w:pPr>
            <w:r>
              <w:rPr>
                <w:sz w:val="18"/>
                <w:szCs w:val="18"/>
                <w:shd w:val="clear" w:color="auto" w:fill="FFF2CC"/>
              </w:rPr>
              <w:t xml:space="preserve">3. El alumno acepta y aplica la Firma Electrónica Simple (FES) mediante el mecanismo habilitado (ingreso del número de serie de la cédula de identidad del alumno, complementado con OTP o código de confirmación). La firma a utilizar es FES y NO Firma Electrónica Avanzada (FEA), dado que el contexto normativo y operacional de la rematricula no requiere certificación por prestador acreditado. </w:t>
            </w:r>
          </w:p>
          <w:p w:rsidR="00765159" w:rsidRDefault="00154387" w14:paraId="57F0FBC5" w14:textId="77777777">
            <w:pPr>
              <w:rPr>
                <w:ins w:author="Juan Pablo Silva Fernandez" w:date="2026-06-03T15:53:00Z" w16du:dateUtc="2026-06-03T19:53:00Z" w:id="104"/>
                <w:sz w:val="18"/>
                <w:szCs w:val="18"/>
                <w:shd w:val="clear" w:color="auto" w:fill="FFF2CC"/>
              </w:rPr>
            </w:pPr>
            <w:r>
              <w:rPr>
                <w:sz w:val="18"/>
                <w:szCs w:val="18"/>
                <w:shd w:val="clear" w:color="auto" w:fill="FFF2CC"/>
              </w:rPr>
              <w:t>4. Cuando aplique (</w:t>
            </w:r>
            <w:proofErr w:type="spellStart"/>
            <w:r>
              <w:rPr>
                <w:sz w:val="18"/>
                <w:szCs w:val="18"/>
                <w:shd w:val="clear" w:color="auto" w:fill="FFF2CC"/>
              </w:rPr>
              <w:t>ej</w:t>
            </w:r>
            <w:proofErr w:type="spellEnd"/>
            <w:r>
              <w:rPr>
                <w:sz w:val="18"/>
                <w:szCs w:val="18"/>
                <w:shd w:val="clear" w:color="auto" w:fill="FFF2CC"/>
              </w:rPr>
              <w:t xml:space="preserve">: pago en cuotas con pagaré que exige aval), el sistema solicita también la firma del aval. El aval recibe un enlace o acceso independiente al sistema para firmar digitalmente su aceptación. Esta firma es condicional y no siempre requerida. </w:t>
            </w:r>
          </w:p>
          <w:p w:rsidR="00765159" w:rsidRDefault="00154387" w14:paraId="602C94E3" w14:textId="77777777">
            <w:pPr>
              <w:rPr>
                <w:ins w:author="Juan Pablo Silva Fernandez" w:date="2026-06-03T15:53:00Z" w16du:dateUtc="2026-06-03T19:53:00Z" w:id="105"/>
                <w:sz w:val="18"/>
                <w:szCs w:val="18"/>
                <w:shd w:val="clear" w:color="auto" w:fill="FFF2CC"/>
              </w:rPr>
            </w:pPr>
            <w:r>
              <w:rPr>
                <w:sz w:val="18"/>
                <w:szCs w:val="18"/>
                <w:shd w:val="clear" w:color="auto" w:fill="FFF2CC"/>
              </w:rPr>
              <w:t xml:space="preserve">5. El sistema registra la firma con sello de tiempo y almacena el documento firmado. </w:t>
            </w:r>
          </w:p>
          <w:p w:rsidR="00765159" w:rsidRDefault="00154387" w14:paraId="56337CD7" w14:textId="77777777">
            <w:pPr>
              <w:rPr>
                <w:ins w:author="Juan Pablo Silva Fernandez" w:date="2026-06-03T15:53:00Z" w16du:dateUtc="2026-06-03T19:53:00Z" w:id="106"/>
                <w:sz w:val="18"/>
                <w:szCs w:val="18"/>
                <w:shd w:val="clear" w:color="auto" w:fill="FFF2CC"/>
              </w:rPr>
            </w:pPr>
            <w:r>
              <w:rPr>
                <w:sz w:val="18"/>
                <w:szCs w:val="18"/>
                <w:shd w:val="clear" w:color="auto" w:fill="FFF2CC"/>
              </w:rPr>
              <w:t xml:space="preserve">6. Se envía una copia del documento firmado al correo del alumno (y del aval, si correspondía). </w:t>
            </w:r>
          </w:p>
          <w:p w:rsidR="00765159" w:rsidRDefault="00154387" w14:paraId="2328CDC1" w14:textId="77777777">
            <w:pPr>
              <w:rPr>
                <w:ins w:author="Juan Pablo Silva Fernandez" w:date="2026-06-03T15:53:00Z" w16du:dateUtc="2026-06-03T19:53:00Z" w:id="107"/>
                <w:sz w:val="18"/>
                <w:szCs w:val="18"/>
                <w:shd w:val="clear" w:color="auto" w:fill="FFF2CC"/>
              </w:rPr>
            </w:pPr>
            <w:r>
              <w:rPr>
                <w:sz w:val="18"/>
                <w:szCs w:val="18"/>
                <w:shd w:val="clear" w:color="auto" w:fill="FFF2CC"/>
              </w:rPr>
              <w:t xml:space="preserve">7. El proceso solo avanza a confirmación si todos los documentos requeridos están correctamente firmados (incluyendo la firma del aval cuando aplique). </w:t>
            </w:r>
          </w:p>
          <w:p w:rsidR="00765159" w:rsidRDefault="00154387" w14:paraId="71C05201" w14:textId="77777777">
            <w:pPr>
              <w:rPr>
                <w:ins w:author="Juan Pablo Silva Fernandez" w:date="2026-06-03T15:53:00Z" w16du:dateUtc="2026-06-03T19:53:00Z" w:id="108"/>
                <w:sz w:val="18"/>
                <w:szCs w:val="18"/>
                <w:shd w:val="clear" w:color="auto" w:fill="FFF2CC"/>
              </w:rPr>
            </w:pPr>
            <w:r>
              <w:rPr>
                <w:sz w:val="18"/>
                <w:szCs w:val="18"/>
                <w:shd w:val="clear" w:color="auto" w:fill="FFF2CC"/>
              </w:rPr>
              <w:t xml:space="preserve">8. Ante fallo en firma, el sistema permite reintento hasta 3 veces. </w:t>
            </w:r>
          </w:p>
          <w:p w:rsidR="00D26A8E" w:rsidRDefault="00154387" w14:paraId="1D8BAAC5" w14:textId="1D12B541">
            <w:r>
              <w:rPr>
                <w:sz w:val="18"/>
                <w:szCs w:val="18"/>
                <w:shd w:val="clear" w:color="auto" w:fill="FFF2CC"/>
              </w:rPr>
              <w:t>9. Queda registro de auditoría con fecha, hora, RUT del alumno y/o aval, y versión del documento firmado.</w:t>
            </w:r>
            <w:r>
              <w:rPr>
                <w:sz w:val="18"/>
                <w:shd w:val="clear" w:color="auto" w:fill="C6EFCE"/>
              </w:rPr>
              <w:t xml:space="preserve"> Casuística de pago exitoso con fallo en firma digital: Si el alumno completa el pago exitosamente pero el sistema de firma digital no está disponible o falla, el sistema debe: (a) registrar el pago como válido y no requerir un nuevo pago; (b) guardar el estado del proceso para que el alumno pueda retomar desde el paso de firma digital cuando el sistema se restablezca, sin repetir pasos previos; (c) en caso de indisponibilidad prolongada, habilitar un mecanismo de firma presencial simplificada (sin burocracia adicional) para que el alumno no quede bloqueado. El sistema debe notificar al alumno y al equipo de soporte cuando se detecte esta situación.</w:t>
            </w:r>
          </w:p>
        </w:tc>
      </w:tr>
      <w:tr w:rsidR="00A2027A" w:rsidTr="00765159" w14:paraId="3A9C7CDA" w14:textId="77777777">
        <w:tblPrEx>
          <w:tblW w:w="97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PrExChange w:author="Juan Pablo Silva Fernandez" w:date="2026-06-03T15:53:00Z" w16du:dateUtc="2026-06-03T19:53:00Z" w:id="109">
            <w:tblPrEx>
              <w:tblW w:w="97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PrEx>
          </w:tblPrExChange>
        </w:tblPrEx>
        <w:tc>
          <w:tcPr>
            <w:tcW w:w="1501"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Change w:author="Juan Pablo Silva Fernandez" w:date="2026-06-03T15:53:00Z" w16du:dateUtc="2026-06-03T19:53:00Z" w:id="110">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tcPrChange>
          </w:tcPr>
          <w:p w:rsidR="00D26A8E" w:rsidRDefault="00154387" w14:paraId="340CBFBD" w14:textId="77777777">
            <w:r>
              <w:rPr>
                <w:b/>
                <w:bCs/>
                <w:color w:val="1A1A2E"/>
                <w:sz w:val="18"/>
                <w:szCs w:val="18"/>
              </w:rPr>
              <w:t>Otros Antecedentes</w:t>
            </w:r>
          </w:p>
        </w:tc>
        <w:tc>
          <w:tcPr>
            <w:tcW w:w="8259" w:type="dxa"/>
            <w:gridSpan w:val="3"/>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Change w:author="Juan Pablo Silva Fernandez" w:date="2026-06-03T15:53:00Z" w16du:dateUtc="2026-06-03T19:53:00Z" w:id="111">
              <w:tcPr>
                <w:tcW w:w="8560" w:type="dxa"/>
                <w:gridSpan w:val="3"/>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tcPrChange>
          </w:tcPr>
          <w:p w:rsidR="00D26A8E" w:rsidRDefault="00154387" w14:paraId="321D9538" w14:textId="77777777">
            <w:r>
              <w:rPr>
                <w:sz w:val="18"/>
                <w:szCs w:val="18"/>
              </w:rPr>
              <w:t xml:space="preserve">La firma digital debe cumplir con la Ley </w:t>
            </w:r>
            <w:proofErr w:type="spellStart"/>
            <w:r>
              <w:rPr>
                <w:sz w:val="18"/>
                <w:szCs w:val="18"/>
              </w:rPr>
              <w:t>N°</w:t>
            </w:r>
            <w:proofErr w:type="spellEnd"/>
            <w:r>
              <w:rPr>
                <w:sz w:val="18"/>
                <w:szCs w:val="18"/>
              </w:rPr>
              <w:t xml:space="preserve"> 19.799 sobre Documentos Electrónicos, Firma Electrónica y Servicios de Certificación de dicha firma en Chile. Se utilizará Firma Electrónica Simple (FES), no Firma Electrónica Avanzada (FEA), lo cual es suficiente para contratos de matrícula en el contexto educativo privado, según criterio del área jurídica de la universidad. La firma del aval aplica solo para pagarés en que se exija aval; debe coordinarse el flujo de notificación y acceso del aval al sistema en la fase de diseño (F2).</w:t>
            </w:r>
          </w:p>
        </w:tc>
      </w:tr>
    </w:tbl>
    <w:p w:rsidR="00765159" w:rsidRDefault="00765159" w14:paraId="3FE1D3E6" w14:textId="77777777">
      <w:pPr>
        <w:rPr>
          <w:ins w:author="Juan Pablo Silva Fernandez" w:date="2026-06-03T15:53:00Z" w16du:dateUtc="2026-06-03T19:53:00Z" w:id="112"/>
        </w:rPr>
      </w:pPr>
      <w:ins w:author="Juan Pablo Silva Fernandez" w:date="2026-06-03T15:53:00Z" w16du:dateUtc="2026-06-03T19:53:00Z" w:id="113">
        <w:r>
          <w:br w:type="page"/>
        </w:r>
      </w:ins>
    </w:p>
    <w:tbl>
      <w:tblPr>
        <w:tblW w:w="97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501"/>
        <w:gridCol w:w="2500"/>
        <w:gridCol w:w="1955"/>
        <w:gridCol w:w="3804"/>
        <w:tblGridChange w:id="114">
          <w:tblGrid>
            <w:gridCol w:w="1501"/>
            <w:gridCol w:w="2500"/>
            <w:gridCol w:w="1955"/>
            <w:gridCol w:w="3804"/>
          </w:tblGrid>
        </w:tblGridChange>
      </w:tblGrid>
      <w:tr w:rsidR="0076488B" w:rsidTr="01C53337" w14:paraId="496BAE0C" w14:textId="77777777">
        <w:tc>
          <w:tcPr>
            <w:tcW w:w="0" w:type="auto"/>
            <w:gridSpan w:val="4"/>
            <w:tcBorders>
              <w:top w:val="single" w:color="003366" w:sz="1" w:space="0"/>
              <w:left w:val="single" w:color="003366" w:sz="1" w:space="0"/>
              <w:bottom w:val="single" w:color="003366" w:sz="1" w:space="0"/>
              <w:right w:val="single" w:color="003366" w:sz="1" w:space="0"/>
            </w:tcBorders>
            <w:shd w:val="clear" w:color="auto" w:fill="003366"/>
            <w:tcMar>
              <w:top w:w="80" w:type="dxa"/>
              <w:left w:w="120" w:type="dxa"/>
              <w:bottom w:w="80" w:type="dxa"/>
              <w:right w:w="120" w:type="dxa"/>
            </w:tcMar>
          </w:tcPr>
          <w:p w:rsidR="00D26A8E" w:rsidRDefault="00154387" w14:paraId="1DCFD6AF" w14:textId="07BEDAF0">
            <w:r>
              <w:rPr>
                <w:b/>
                <w:bCs/>
                <w:color w:val="FFFFFF"/>
                <w:sz w:val="20"/>
                <w:szCs w:val="20"/>
              </w:rPr>
              <w:t>RF-021 – Declaración Voluntaria de Condición de Discapacidad</w:t>
            </w:r>
          </w:p>
        </w:tc>
      </w:tr>
      <w:tr w:rsidR="00A2027A" w:rsidTr="00765159" w14:paraId="4777505F" w14:textId="77777777">
        <w:tblPrEx>
          <w:tblW w:w="97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PrExChange w:author="Juan Pablo Silva Fernandez" w:date="2026-06-03T15:54:00Z" w16du:dateUtc="2026-06-03T19:54:00Z" w:id="115">
            <w:tblPrEx>
              <w:tblW w:w="97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PrEx>
          </w:tblPrExChange>
        </w:tblPrEx>
        <w:tc>
          <w:tcPr>
            <w:tcW w:w="1501"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Change w:author="Juan Pablo Silva Fernandez" w:date="2026-06-03T15:54:00Z" w16du:dateUtc="2026-06-03T19:54:00Z" w:id="116">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tcPrChange>
          </w:tcPr>
          <w:p w:rsidR="00D26A8E" w:rsidRDefault="00154387" w14:paraId="4300DE39" w14:textId="77777777">
            <w:r>
              <w:rPr>
                <w:b/>
                <w:bCs/>
                <w:color w:val="1A1A2E"/>
                <w:sz w:val="18"/>
                <w:szCs w:val="18"/>
              </w:rPr>
              <w:t>ID Requerimiento</w:t>
            </w:r>
          </w:p>
        </w:tc>
        <w:tc>
          <w:tcPr>
            <w:tcW w:w="2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Change w:author="Juan Pablo Silva Fernandez" w:date="2026-06-03T15:54:00Z" w16du:dateUtc="2026-06-03T19:54:00Z" w:id="117">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tcPrChange>
          </w:tcPr>
          <w:p w:rsidR="00D26A8E" w:rsidRDefault="00154387" w14:paraId="1359FEB6" w14:textId="77777777">
            <w:r>
              <w:rPr>
                <w:color w:val="1A1A2E"/>
                <w:sz w:val="18"/>
                <w:szCs w:val="18"/>
              </w:rPr>
              <w:t>RF-021</w:t>
            </w:r>
          </w:p>
        </w:tc>
        <w:tc>
          <w:tcPr>
            <w:tcW w:w="1955"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Change w:author="Juan Pablo Silva Fernandez" w:date="2026-06-03T15:54:00Z" w16du:dateUtc="2026-06-03T19:54:00Z" w:id="118">
              <w:tcPr>
                <w:tcW w:w="20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tcPrChange>
          </w:tcPr>
          <w:p w:rsidR="00D26A8E" w:rsidRDefault="00154387" w14:paraId="7E8D42F6" w14:textId="77777777">
            <w:r>
              <w:rPr>
                <w:b/>
                <w:bCs/>
                <w:color w:val="1A1A2E"/>
                <w:sz w:val="18"/>
                <w:szCs w:val="18"/>
              </w:rPr>
              <w:t>ID Caso de Uso</w:t>
            </w:r>
          </w:p>
        </w:tc>
        <w:tc>
          <w:tcPr>
            <w:tcW w:w="3804"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Change w:author="Juan Pablo Silva Fernandez" w:date="2026-06-03T15:54:00Z" w16du:dateUtc="2026-06-03T19:54:00Z" w:id="119">
              <w:tcPr>
                <w:tcW w:w="2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tcPrChange>
          </w:tcPr>
          <w:p w:rsidR="00D26A8E" w:rsidRDefault="00154387" w14:paraId="0C4ED613" w14:textId="77777777">
            <w:r>
              <w:rPr>
                <w:color w:val="1A1A2E"/>
                <w:sz w:val="18"/>
                <w:szCs w:val="18"/>
              </w:rPr>
              <w:t>CU-021</w:t>
            </w:r>
          </w:p>
        </w:tc>
      </w:tr>
      <w:tr w:rsidR="00A2027A" w:rsidTr="00765159" w14:paraId="4F6987B7" w14:textId="77777777">
        <w:tblPrEx>
          <w:tblW w:w="97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PrExChange w:author="Juan Pablo Silva Fernandez" w:date="2026-06-03T15:54:00Z" w16du:dateUtc="2026-06-03T19:54:00Z" w:id="120">
            <w:tblPrEx>
              <w:tblW w:w="97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PrEx>
          </w:tblPrExChange>
        </w:tblPrEx>
        <w:tc>
          <w:tcPr>
            <w:tcW w:w="1501"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Change w:author="Juan Pablo Silva Fernandez" w:date="2026-06-03T15:54:00Z" w16du:dateUtc="2026-06-03T19:54:00Z" w:id="121">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tcPrChange>
          </w:tcPr>
          <w:p w:rsidR="00D26A8E" w:rsidRDefault="00154387" w14:paraId="47533290" w14:textId="77777777">
            <w:r>
              <w:rPr>
                <w:b/>
                <w:bCs/>
                <w:color w:val="1A1A2E"/>
                <w:sz w:val="18"/>
                <w:szCs w:val="18"/>
                <w:shd w:val="clear" w:color="auto" w:fill="FFF2CC"/>
              </w:rPr>
              <w:t>Descripción</w:t>
            </w:r>
          </w:p>
        </w:tc>
        <w:tc>
          <w:tcPr>
            <w:tcW w:w="8259" w:type="dxa"/>
            <w:gridSpan w:val="3"/>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Change w:author="Juan Pablo Silva Fernandez" w:date="2026-06-03T15:54:00Z" w16du:dateUtc="2026-06-03T19:54:00Z" w:id="122">
              <w:tcPr>
                <w:tcW w:w="8560" w:type="dxa"/>
                <w:gridSpan w:val="3"/>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tcPrChange>
          </w:tcPr>
          <w:p w:rsidR="00D26A8E" w:rsidRDefault="00154387" w14:paraId="5DC7A749" w14:textId="77777777">
            <w:r>
              <w:rPr>
                <w:sz w:val="18"/>
                <w:szCs w:val="18"/>
                <w:shd w:val="clear" w:color="auto" w:fill="FFF2CC"/>
              </w:rPr>
              <w:t xml:space="preserve">El sistema debe incluir, dentro de la sección de actualización de datos personales (RF-004), una opción para que el alumno declare voluntariamente si posee alguna condición de discapacidad. El campo debe ser un </w:t>
            </w:r>
            <w:proofErr w:type="spellStart"/>
            <w:r>
              <w:rPr>
                <w:sz w:val="18"/>
                <w:szCs w:val="18"/>
                <w:shd w:val="clear" w:color="auto" w:fill="FFF2CC"/>
              </w:rPr>
              <w:t>checkbox</w:t>
            </w:r>
            <w:proofErr w:type="spellEnd"/>
            <w:r>
              <w:rPr>
                <w:sz w:val="18"/>
                <w:szCs w:val="18"/>
                <w:shd w:val="clear" w:color="auto" w:fill="FFF2CC"/>
              </w:rPr>
              <w:t xml:space="preserve"> opcional con las opciones: Discapacidad Visual, Discapacidad Auditiva, Discapacidad Motora, Discapacidad Intelectual, Otra (campo libre). La declaración no es obligatoria ni bloquea el proceso. Al ser marcada, el sistema debe registrar la declaración y generar una alerta al CRM institucional (RNF-009).</w:t>
            </w:r>
          </w:p>
        </w:tc>
      </w:tr>
      <w:tr w:rsidR="00A2027A" w:rsidTr="00765159" w14:paraId="3E961333" w14:textId="77777777">
        <w:tblPrEx>
          <w:tblW w:w="97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PrExChange w:author="Juan Pablo Silva Fernandez" w:date="2026-06-03T15:54:00Z" w16du:dateUtc="2026-06-03T19:54:00Z" w:id="123">
            <w:tblPrEx>
              <w:tblW w:w="97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PrEx>
          </w:tblPrExChange>
        </w:tblPrEx>
        <w:tc>
          <w:tcPr>
            <w:tcW w:w="1501"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Change w:author="Juan Pablo Silva Fernandez" w:date="2026-06-03T15:54:00Z" w16du:dateUtc="2026-06-03T19:54:00Z" w:id="124">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tcPrChange>
          </w:tcPr>
          <w:p w:rsidR="00D26A8E" w:rsidRDefault="00154387" w14:paraId="1E885C69" w14:textId="77777777">
            <w:r>
              <w:rPr>
                <w:b/>
                <w:bCs/>
                <w:color w:val="1A1A2E"/>
                <w:sz w:val="18"/>
                <w:szCs w:val="18"/>
              </w:rPr>
              <w:t>Criticidad</w:t>
            </w:r>
          </w:p>
        </w:tc>
        <w:tc>
          <w:tcPr>
            <w:tcW w:w="2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Change w:author="Juan Pablo Silva Fernandez" w:date="2026-06-03T15:54:00Z" w16du:dateUtc="2026-06-03T19:54:00Z" w:id="125">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tcPrChange>
          </w:tcPr>
          <w:p w:rsidR="00D26A8E" w:rsidRDefault="00154387" w14:paraId="704DF551" w14:textId="77777777">
            <w:r>
              <w:rPr>
                <w:color w:val="1A1A2E"/>
                <w:sz w:val="18"/>
                <w:szCs w:val="18"/>
              </w:rPr>
              <w:t>Media</w:t>
            </w:r>
          </w:p>
        </w:tc>
        <w:tc>
          <w:tcPr>
            <w:tcW w:w="1955"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Change w:author="Juan Pablo Silva Fernandez" w:date="2026-06-03T15:54:00Z" w16du:dateUtc="2026-06-03T19:54:00Z" w:id="126">
              <w:tcPr>
                <w:tcW w:w="20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tcPrChange>
          </w:tcPr>
          <w:p w:rsidR="00D26A8E" w:rsidRDefault="00154387" w14:paraId="79C92812" w14:textId="77777777">
            <w:r>
              <w:rPr>
                <w:b/>
                <w:bCs/>
                <w:color w:val="1A1A2E"/>
                <w:sz w:val="18"/>
                <w:szCs w:val="18"/>
              </w:rPr>
              <w:t>Solicitante</w:t>
            </w:r>
          </w:p>
        </w:tc>
        <w:tc>
          <w:tcPr>
            <w:tcW w:w="3804"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Change w:author="Juan Pablo Silva Fernandez" w:date="2026-06-03T15:54:00Z" w16du:dateUtc="2026-06-03T19:54:00Z" w:id="127">
              <w:tcPr>
                <w:tcW w:w="2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tcPrChange>
          </w:tcPr>
          <w:p w:rsidR="00D26A8E" w:rsidRDefault="00154387" w14:paraId="35134049" w14:textId="77777777">
            <w:r>
              <w:rPr>
                <w:color w:val="1A1A2E"/>
                <w:sz w:val="18"/>
                <w:szCs w:val="18"/>
              </w:rPr>
              <w:t>Dirección DITD / Líder Funcional</w:t>
            </w:r>
          </w:p>
        </w:tc>
      </w:tr>
      <w:tr w:rsidR="00A2027A" w:rsidTr="00765159" w14:paraId="26344753" w14:textId="77777777">
        <w:tblPrEx>
          <w:tblW w:w="97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PrExChange w:author="Juan Pablo Silva Fernandez" w:date="2026-06-03T15:54:00Z" w16du:dateUtc="2026-06-03T19:54:00Z" w:id="128">
            <w:tblPrEx>
              <w:tblW w:w="97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PrEx>
          </w:tblPrExChange>
        </w:tblPrEx>
        <w:tc>
          <w:tcPr>
            <w:tcW w:w="1501"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Change w:author="Juan Pablo Silva Fernandez" w:date="2026-06-03T15:54:00Z" w16du:dateUtc="2026-06-03T19:54:00Z" w:id="129">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tcPrChange>
          </w:tcPr>
          <w:p w:rsidR="00D26A8E" w:rsidRDefault="00154387" w14:paraId="1E6B6DD6" w14:textId="77777777">
            <w:r>
              <w:rPr>
                <w:b/>
                <w:bCs/>
                <w:color w:val="1A1A2E"/>
                <w:sz w:val="18"/>
                <w:szCs w:val="18"/>
              </w:rPr>
              <w:t>Premisas</w:t>
            </w:r>
          </w:p>
        </w:tc>
        <w:tc>
          <w:tcPr>
            <w:tcW w:w="8259" w:type="dxa"/>
            <w:gridSpan w:val="3"/>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Change w:author="Juan Pablo Silva Fernandez" w:date="2026-06-03T15:54:00Z" w16du:dateUtc="2026-06-03T19:54:00Z" w:id="130">
              <w:tcPr>
                <w:tcW w:w="8560" w:type="dxa"/>
                <w:gridSpan w:val="3"/>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tcPrChange>
          </w:tcPr>
          <w:p w:rsidR="00D26A8E" w:rsidRDefault="00154387" w14:paraId="1A616A36" w14:textId="77777777">
            <w:r>
              <w:rPr>
                <w:sz w:val="18"/>
                <w:szCs w:val="18"/>
              </w:rPr>
              <w:t xml:space="preserve">El alumno debe estar </w:t>
            </w:r>
            <w:proofErr w:type="spellStart"/>
            <w:r>
              <w:rPr>
                <w:sz w:val="18"/>
                <w:szCs w:val="18"/>
              </w:rPr>
              <w:t>logueado</w:t>
            </w:r>
            <w:proofErr w:type="spellEnd"/>
            <w:r>
              <w:rPr>
                <w:sz w:val="18"/>
                <w:szCs w:val="18"/>
              </w:rPr>
              <w:t xml:space="preserve"> y en la pantalla de edición de datos personales. El CRM debe estar integrado para recibir la alerta.</w:t>
            </w:r>
          </w:p>
        </w:tc>
      </w:tr>
      <w:tr w:rsidR="00A2027A" w:rsidTr="00765159" w14:paraId="1E415D75" w14:textId="77777777">
        <w:tblPrEx>
          <w:tblW w:w="97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PrExChange w:author="Juan Pablo Silva Fernandez" w:date="2026-06-03T15:54:00Z" w16du:dateUtc="2026-06-03T19:54:00Z" w:id="131">
            <w:tblPrEx>
              <w:tblW w:w="97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PrEx>
          </w:tblPrExChange>
        </w:tblPrEx>
        <w:tc>
          <w:tcPr>
            <w:tcW w:w="1501"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Change w:author="Juan Pablo Silva Fernandez" w:date="2026-06-03T15:54:00Z" w16du:dateUtc="2026-06-03T19:54:00Z" w:id="132">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tcPrChange>
          </w:tcPr>
          <w:p w:rsidR="00D26A8E" w:rsidRDefault="00154387" w14:paraId="3EA10D59" w14:textId="77777777">
            <w:r>
              <w:rPr>
                <w:b/>
                <w:bCs/>
                <w:color w:val="1A1A2E"/>
                <w:sz w:val="18"/>
                <w:szCs w:val="18"/>
              </w:rPr>
              <w:t>Criterio de Aceptación</w:t>
            </w:r>
          </w:p>
        </w:tc>
        <w:tc>
          <w:tcPr>
            <w:tcW w:w="8259" w:type="dxa"/>
            <w:gridSpan w:val="3"/>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Change w:author="Juan Pablo Silva Fernandez" w:date="2026-06-03T15:54:00Z" w16du:dateUtc="2026-06-03T19:54:00Z" w:id="133">
              <w:tcPr>
                <w:tcW w:w="8560" w:type="dxa"/>
                <w:gridSpan w:val="3"/>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tcPrChange>
          </w:tcPr>
          <w:p w:rsidR="00765159" w:rsidRDefault="00154387" w14:paraId="7BA548EE" w14:textId="77777777">
            <w:pPr>
              <w:rPr>
                <w:ins w:author="Juan Pablo Silva Fernandez" w:date="2026-06-03T15:54:00Z" w16du:dateUtc="2026-06-03T19:54:00Z" w:id="134"/>
                <w:sz w:val="18"/>
                <w:szCs w:val="18"/>
              </w:rPr>
            </w:pPr>
            <w:r>
              <w:rPr>
                <w:sz w:val="18"/>
                <w:szCs w:val="18"/>
              </w:rPr>
              <w:t xml:space="preserve">1. El formulario de edición de datos muestra la sección de declaración de discapacidad de forma visible pero no intrusiva. </w:t>
            </w:r>
          </w:p>
          <w:p w:rsidR="00765159" w:rsidRDefault="00154387" w14:paraId="3E1A3BFF" w14:textId="77777777">
            <w:pPr>
              <w:rPr>
                <w:ins w:author="Juan Pablo Silva Fernandez" w:date="2026-06-03T15:54:00Z" w16du:dateUtc="2026-06-03T19:54:00Z" w:id="135"/>
                <w:sz w:val="18"/>
                <w:szCs w:val="18"/>
              </w:rPr>
            </w:pPr>
            <w:r>
              <w:rPr>
                <w:sz w:val="18"/>
                <w:szCs w:val="18"/>
              </w:rPr>
              <w:t xml:space="preserve">2. El alumno puede marcar una o más opciones, o no marcar ninguna. </w:t>
            </w:r>
          </w:p>
          <w:p w:rsidR="00765159" w:rsidRDefault="00154387" w14:paraId="77EB6E13" w14:textId="77777777">
            <w:pPr>
              <w:rPr>
                <w:ins w:author="Juan Pablo Silva Fernandez" w:date="2026-06-03T15:54:00Z" w16du:dateUtc="2026-06-03T19:54:00Z" w:id="136"/>
                <w:sz w:val="18"/>
                <w:szCs w:val="18"/>
              </w:rPr>
            </w:pPr>
            <w:r>
              <w:rPr>
                <w:sz w:val="18"/>
                <w:szCs w:val="18"/>
              </w:rPr>
              <w:t xml:space="preserve">3. Si declara discapacidad, el sistema registra la información y genera una alerta al CRM (RNF-009). </w:t>
            </w:r>
          </w:p>
          <w:p w:rsidR="00765159" w:rsidRDefault="00154387" w14:paraId="60072453" w14:textId="77777777">
            <w:pPr>
              <w:rPr>
                <w:ins w:author="Juan Pablo Silva Fernandez" w:date="2026-06-03T15:54:00Z" w16du:dateUtc="2026-06-03T19:54:00Z" w:id="137"/>
                <w:sz w:val="18"/>
                <w:szCs w:val="18"/>
              </w:rPr>
            </w:pPr>
            <w:r>
              <w:rPr>
                <w:sz w:val="18"/>
                <w:szCs w:val="18"/>
              </w:rPr>
              <w:t xml:space="preserve">4. La información queda protegida bajo normativa de datos sensibles. </w:t>
            </w:r>
          </w:p>
          <w:p w:rsidR="00D26A8E" w:rsidRDefault="00154387" w14:paraId="4389F323" w14:textId="36C9351B">
            <w:r>
              <w:rPr>
                <w:sz w:val="18"/>
                <w:szCs w:val="18"/>
              </w:rPr>
              <w:t xml:space="preserve">5. No bloquea ni condiciona ningún paso del proceso de </w:t>
            </w:r>
            <w:proofErr w:type="spellStart"/>
            <w:r>
              <w:rPr>
                <w:sz w:val="18"/>
                <w:szCs w:val="18"/>
              </w:rPr>
              <w:t>rematrícula</w:t>
            </w:r>
            <w:proofErr w:type="spellEnd"/>
            <w:r>
              <w:rPr>
                <w:sz w:val="18"/>
                <w:szCs w:val="18"/>
              </w:rPr>
              <w:t>.</w:t>
            </w:r>
          </w:p>
        </w:tc>
      </w:tr>
    </w:tbl>
    <w:p w:rsidR="00765159" w:rsidRDefault="00765159" w14:paraId="149300FF" w14:textId="77777777">
      <w:pPr>
        <w:rPr>
          <w:ins w:author="Juan Pablo Silva Fernandez" w:date="2026-06-03T15:54:00Z" w16du:dateUtc="2026-06-03T19:54:00Z" w:id="138"/>
        </w:rPr>
      </w:pPr>
      <w:ins w:author="Juan Pablo Silva Fernandez" w:date="2026-06-03T15:54:00Z" w16du:dateUtc="2026-06-03T19:54:00Z" w:id="139">
        <w:r>
          <w:br w:type="page"/>
        </w:r>
      </w:ins>
    </w:p>
    <w:tbl>
      <w:tblPr>
        <w:tblW w:w="97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502"/>
        <w:gridCol w:w="2494"/>
        <w:gridCol w:w="1956"/>
        <w:gridCol w:w="3808"/>
      </w:tblGrid>
      <w:tr w:rsidR="0076488B" w:rsidTr="01C53337" w14:paraId="5BF2D46D" w14:textId="77777777">
        <w:tc>
          <w:tcPr>
            <w:tcW w:w="0" w:type="auto"/>
            <w:gridSpan w:val="4"/>
            <w:tcBorders>
              <w:top w:val="single" w:color="003366" w:sz="1" w:space="0"/>
              <w:left w:val="single" w:color="003366" w:sz="1" w:space="0"/>
              <w:bottom w:val="single" w:color="003366" w:sz="1" w:space="0"/>
              <w:right w:val="single" w:color="003366" w:sz="1" w:space="0"/>
            </w:tcBorders>
            <w:shd w:val="clear" w:color="auto" w:fill="003366"/>
            <w:tcMar>
              <w:top w:w="80" w:type="dxa"/>
              <w:left w:w="120" w:type="dxa"/>
              <w:bottom w:w="80" w:type="dxa"/>
              <w:right w:w="120" w:type="dxa"/>
            </w:tcMar>
          </w:tcPr>
          <w:p w:rsidR="00D26A8E" w:rsidRDefault="00154387" w14:paraId="4CAB1FE1" w14:textId="719C4F16">
            <w:r>
              <w:rPr>
                <w:b/>
                <w:bCs/>
                <w:color w:val="FFFFFF"/>
                <w:sz w:val="20"/>
                <w:szCs w:val="20"/>
              </w:rPr>
              <w:t>RF-022 – Aceptación de Términos y Condiciones</w:t>
            </w:r>
          </w:p>
        </w:tc>
      </w:tr>
      <w:tr w:rsidR="00A2027A" w:rsidTr="01C53337" w14:paraId="5112EC48"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0DCC43B3" w14:textId="77777777">
            <w:r>
              <w:rPr>
                <w:b/>
                <w:bCs/>
                <w:color w:val="1A1A2E"/>
                <w:sz w:val="18"/>
                <w:szCs w:val="18"/>
              </w:rPr>
              <w:t>ID Requerimiento</w:t>
            </w:r>
          </w:p>
        </w:tc>
        <w:tc>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704DE54B" w14:textId="77777777">
            <w:r>
              <w:rPr>
                <w:color w:val="1A1A2E"/>
                <w:sz w:val="18"/>
                <w:szCs w:val="18"/>
              </w:rPr>
              <w:t>RF-022</w:t>
            </w:r>
          </w:p>
        </w:tc>
        <w:tc>
          <w:tcPr>
            <w:tcW w:w="20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77626215" w14:textId="77777777">
            <w:r>
              <w:rPr>
                <w:b/>
                <w:bCs/>
                <w:color w:val="1A1A2E"/>
                <w:sz w:val="18"/>
                <w:szCs w:val="18"/>
              </w:rPr>
              <w:t>ID Caso de Uso</w:t>
            </w:r>
          </w:p>
        </w:tc>
        <w:tc>
          <w:tcPr>
            <w:tcW w:w="2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59B8CA" w14:textId="77777777">
            <w:r>
              <w:rPr>
                <w:color w:val="1A1A2E"/>
                <w:sz w:val="18"/>
                <w:szCs w:val="18"/>
              </w:rPr>
              <w:t>CU-022</w:t>
            </w:r>
          </w:p>
        </w:tc>
      </w:tr>
      <w:tr w:rsidR="00A2027A" w:rsidTr="01C53337" w14:paraId="4B25DA1C"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5DFF6A42" w14:textId="77777777">
            <w:r>
              <w:rPr>
                <w:b/>
                <w:bCs/>
                <w:color w:val="1A1A2E"/>
                <w:sz w:val="18"/>
                <w:szCs w:val="18"/>
              </w:rPr>
              <w:t>Descripción</w:t>
            </w:r>
          </w:p>
        </w:tc>
        <w:tc>
          <w:tcPr>
            <w:tcW w:w="8560" w:type="dxa"/>
            <w:gridSpan w:val="3"/>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26A8E" w:rsidRDefault="00154387" w14:paraId="2A9C5998" w14:textId="77777777">
            <w:r>
              <w:rPr>
                <w:sz w:val="18"/>
                <w:szCs w:val="18"/>
              </w:rPr>
              <w:t xml:space="preserve">El sistema debe presentar al alumno los Términos y Condiciones del servicio educacional y del proceso de </w:t>
            </w:r>
            <w:proofErr w:type="spellStart"/>
            <w:r>
              <w:rPr>
                <w:sz w:val="18"/>
                <w:szCs w:val="18"/>
              </w:rPr>
              <w:t>rematrícula</w:t>
            </w:r>
            <w:proofErr w:type="spellEnd"/>
            <w:r>
              <w:rPr>
                <w:sz w:val="18"/>
                <w:szCs w:val="18"/>
              </w:rPr>
              <w:t xml:space="preserve"> antes de proceder con la firma digital del contrato/mandato/pagaré (RF-019). El alumno debe aceptar explícitamente los T&amp;C mediante un </w:t>
            </w:r>
            <w:proofErr w:type="spellStart"/>
            <w:r>
              <w:rPr>
                <w:sz w:val="18"/>
                <w:szCs w:val="18"/>
              </w:rPr>
              <w:t>checkbox</w:t>
            </w:r>
            <w:proofErr w:type="spellEnd"/>
            <w:r>
              <w:rPr>
                <w:sz w:val="18"/>
                <w:szCs w:val="18"/>
              </w:rPr>
              <w:t xml:space="preserve">. Los T&amp;C deben ser versionados y el sistema debe registrar qué versión aceptó el alumno, con </w:t>
            </w:r>
            <w:proofErr w:type="spellStart"/>
            <w:r>
              <w:rPr>
                <w:sz w:val="18"/>
                <w:szCs w:val="18"/>
              </w:rPr>
              <w:t>timestamp</w:t>
            </w:r>
            <w:proofErr w:type="spellEnd"/>
            <w:r>
              <w:rPr>
                <w:sz w:val="18"/>
                <w:szCs w:val="18"/>
              </w:rPr>
              <w:t>.</w:t>
            </w:r>
          </w:p>
        </w:tc>
      </w:tr>
      <w:tr w:rsidR="00A2027A" w:rsidTr="01C53337" w14:paraId="606648CA"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062D3F5D" w14:textId="77777777">
            <w:r>
              <w:rPr>
                <w:b/>
                <w:bCs/>
                <w:color w:val="1A1A2E"/>
                <w:sz w:val="18"/>
                <w:szCs w:val="18"/>
              </w:rPr>
              <w:t>Criticidad</w:t>
            </w:r>
          </w:p>
        </w:tc>
        <w:tc>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0E48870" w14:textId="77777777">
            <w:r>
              <w:rPr>
                <w:color w:val="1A1A2E"/>
                <w:sz w:val="18"/>
                <w:szCs w:val="18"/>
              </w:rPr>
              <w:t>Alta</w:t>
            </w:r>
          </w:p>
        </w:tc>
        <w:tc>
          <w:tcPr>
            <w:tcW w:w="20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2A52E643" w14:textId="77777777">
            <w:r>
              <w:rPr>
                <w:b/>
                <w:bCs/>
                <w:color w:val="1A1A2E"/>
                <w:sz w:val="18"/>
                <w:szCs w:val="18"/>
              </w:rPr>
              <w:t>Solicitante</w:t>
            </w:r>
          </w:p>
        </w:tc>
        <w:tc>
          <w:tcPr>
            <w:tcW w:w="2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49586D4F" w14:textId="77777777">
            <w:r>
              <w:rPr>
                <w:color w:val="1A1A2E"/>
                <w:sz w:val="18"/>
                <w:szCs w:val="18"/>
              </w:rPr>
              <w:t>Dirección DITD / Líder Funcional / Jurídico</w:t>
            </w:r>
          </w:p>
        </w:tc>
      </w:tr>
      <w:tr w:rsidR="00A2027A" w:rsidTr="01C53337" w14:paraId="15635945"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4F034619" w14:textId="77777777">
            <w:r>
              <w:rPr>
                <w:b/>
                <w:bCs/>
                <w:color w:val="1A1A2E"/>
                <w:sz w:val="18"/>
                <w:szCs w:val="18"/>
              </w:rPr>
              <w:t>Premisas</w:t>
            </w:r>
          </w:p>
        </w:tc>
        <w:tc>
          <w:tcPr>
            <w:tcW w:w="8560" w:type="dxa"/>
            <w:gridSpan w:val="3"/>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26A8E" w:rsidRDefault="00154387" w14:paraId="4BA50952" w14:textId="77777777">
            <w:r>
              <w:rPr>
                <w:sz w:val="18"/>
                <w:szCs w:val="18"/>
              </w:rPr>
              <w:t xml:space="preserve">El pago debe haber sido procesado. Los T&amp;C deben estar aprobados por el área Jurídica. Debe existir un mecanismo de </w:t>
            </w:r>
            <w:proofErr w:type="spellStart"/>
            <w:r>
              <w:rPr>
                <w:sz w:val="18"/>
                <w:szCs w:val="18"/>
              </w:rPr>
              <w:t>versionamiento</w:t>
            </w:r>
            <w:proofErr w:type="spellEnd"/>
            <w:r>
              <w:rPr>
                <w:sz w:val="18"/>
                <w:szCs w:val="18"/>
              </w:rPr>
              <w:t xml:space="preserve"> de T&amp;C.</w:t>
            </w:r>
          </w:p>
        </w:tc>
      </w:tr>
      <w:tr w:rsidR="00A2027A" w:rsidTr="01C53337" w14:paraId="0F72D52E" w14:textId="77777777">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1F6474AD" w14:textId="77777777">
            <w:r>
              <w:rPr>
                <w:b/>
                <w:bCs/>
                <w:color w:val="1A1A2E"/>
                <w:sz w:val="18"/>
                <w:szCs w:val="18"/>
              </w:rPr>
              <w:t>Criterio de Aceptación</w:t>
            </w:r>
          </w:p>
        </w:tc>
        <w:tc>
          <w:tcPr>
            <w:tcW w:w="8560" w:type="dxa"/>
            <w:gridSpan w:val="3"/>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765159" w:rsidRDefault="00154387" w14:paraId="455CAF94" w14:textId="77777777">
            <w:pPr>
              <w:rPr>
                <w:ins w:author="Juan Pablo Silva Fernandez" w:date="2026-06-03T15:54:00Z" w16du:dateUtc="2026-06-03T19:54:00Z" w:id="140"/>
                <w:sz w:val="18"/>
                <w:szCs w:val="18"/>
              </w:rPr>
            </w:pPr>
            <w:r>
              <w:rPr>
                <w:sz w:val="18"/>
                <w:szCs w:val="18"/>
              </w:rPr>
              <w:t xml:space="preserve">1. El sistema presenta los T&amp;C completos al alumno de forma legible y descargable (PDF). </w:t>
            </w:r>
          </w:p>
          <w:p w:rsidR="00765159" w:rsidRDefault="00154387" w14:paraId="33D70309" w14:textId="77777777">
            <w:pPr>
              <w:rPr>
                <w:ins w:author="Juan Pablo Silva Fernandez" w:date="2026-06-03T15:54:00Z" w16du:dateUtc="2026-06-03T19:54:00Z" w:id="141"/>
                <w:sz w:val="18"/>
                <w:szCs w:val="18"/>
              </w:rPr>
            </w:pPr>
            <w:r>
              <w:rPr>
                <w:sz w:val="18"/>
                <w:szCs w:val="18"/>
              </w:rPr>
              <w:t xml:space="preserve">2. El alumno debe marcar explícitamente “He leído y acepto los Términos y Condiciones”. </w:t>
            </w:r>
          </w:p>
          <w:p w:rsidR="00765159" w:rsidRDefault="00154387" w14:paraId="5D8E97E4" w14:textId="77777777">
            <w:pPr>
              <w:rPr>
                <w:ins w:author="Juan Pablo Silva Fernandez" w:date="2026-06-03T15:54:00Z" w16du:dateUtc="2026-06-03T19:54:00Z" w:id="142"/>
                <w:sz w:val="18"/>
                <w:szCs w:val="18"/>
              </w:rPr>
            </w:pPr>
            <w:r>
              <w:rPr>
                <w:sz w:val="18"/>
                <w:szCs w:val="18"/>
              </w:rPr>
              <w:t xml:space="preserve">3. Sin la aceptación, el botón de firma digital permanece deshabilitado. </w:t>
            </w:r>
          </w:p>
          <w:p w:rsidR="00765159" w:rsidRDefault="00154387" w14:paraId="5243C369" w14:textId="77777777">
            <w:pPr>
              <w:rPr>
                <w:ins w:author="Juan Pablo Silva Fernandez" w:date="2026-06-03T15:54:00Z" w16du:dateUtc="2026-06-03T19:54:00Z" w:id="143"/>
                <w:sz w:val="18"/>
                <w:szCs w:val="18"/>
              </w:rPr>
            </w:pPr>
            <w:r>
              <w:rPr>
                <w:sz w:val="18"/>
                <w:szCs w:val="18"/>
              </w:rPr>
              <w:t xml:space="preserve">4. El sistema registra: RUT del alumno, versión de T&amp;C aceptada, </w:t>
            </w:r>
            <w:proofErr w:type="spellStart"/>
            <w:r>
              <w:rPr>
                <w:sz w:val="18"/>
                <w:szCs w:val="18"/>
              </w:rPr>
              <w:t>timestamp</w:t>
            </w:r>
            <w:proofErr w:type="spellEnd"/>
            <w:r>
              <w:rPr>
                <w:sz w:val="18"/>
                <w:szCs w:val="18"/>
              </w:rPr>
              <w:t xml:space="preserve"> de aceptación y dirección IP. </w:t>
            </w:r>
          </w:p>
          <w:p w:rsidR="00765159" w:rsidRDefault="00154387" w14:paraId="3DA5D9B2" w14:textId="77777777">
            <w:pPr>
              <w:rPr>
                <w:ins w:author="Juan Pablo Silva Fernandez" w:date="2026-06-03T15:54:00Z" w16du:dateUtc="2026-06-03T19:54:00Z" w:id="144"/>
                <w:sz w:val="18"/>
                <w:szCs w:val="18"/>
              </w:rPr>
            </w:pPr>
            <w:r>
              <w:rPr>
                <w:sz w:val="18"/>
                <w:szCs w:val="18"/>
              </w:rPr>
              <w:t xml:space="preserve">5. Los T&amp;C son </w:t>
            </w:r>
            <w:proofErr w:type="spellStart"/>
            <w:r>
              <w:rPr>
                <w:sz w:val="18"/>
                <w:szCs w:val="18"/>
              </w:rPr>
              <w:t>versionables</w:t>
            </w:r>
            <w:proofErr w:type="spellEnd"/>
            <w:r>
              <w:rPr>
                <w:sz w:val="18"/>
                <w:szCs w:val="18"/>
              </w:rPr>
              <w:t xml:space="preserve"> por el área Jurídica sin necesidad de despliegue de código. </w:t>
            </w:r>
          </w:p>
          <w:p w:rsidR="00D26A8E" w:rsidRDefault="00154387" w14:paraId="6BDCC4B2" w14:textId="5F11819A">
            <w:r>
              <w:rPr>
                <w:sz w:val="18"/>
                <w:szCs w:val="18"/>
              </w:rPr>
              <w:t>6. El alumno puede descargar los T&amp;C en PDF antes de aceptar.</w:t>
            </w:r>
          </w:p>
        </w:tc>
      </w:tr>
    </w:tbl>
    <w:p w:rsidR="00765159" w:rsidRDefault="00765159" w14:paraId="21873FC1" w14:textId="77777777">
      <w:pPr>
        <w:rPr>
          <w:ins w:author="Juan Pablo Silva Fernandez" w:date="2026-06-03T15:54:00Z" w16du:dateUtc="2026-06-03T19:54:00Z" w:id="145"/>
          <w:shd w:val="clear" w:color="auto" w:fill="C6EFCE"/>
        </w:rPr>
      </w:pPr>
    </w:p>
    <w:p w:rsidR="00765159" w:rsidRDefault="00765159" w14:paraId="560B1B75" w14:textId="77777777">
      <w:pPr>
        <w:rPr>
          <w:ins w:author="Juan Pablo Silva Fernandez" w:date="2026-06-03T15:54:00Z" w16du:dateUtc="2026-06-03T19:54:00Z" w:id="146"/>
          <w:shd w:val="clear" w:color="auto" w:fill="C6EFCE"/>
        </w:rPr>
      </w:pPr>
      <w:ins w:author="Juan Pablo Silva Fernandez" w:date="2026-06-03T15:54:00Z" w16du:dateUtc="2026-06-03T19:54:00Z" w:id="147">
        <w:r>
          <w:rPr>
            <w:shd w:val="clear" w:color="auto" w:fill="C6EFCE"/>
          </w:rPr>
          <w:br w:type="page"/>
        </w:r>
      </w:ins>
    </w:p>
    <w:p w:rsidR="00CD157A" w:rsidRDefault="00000000" w14:paraId="43690A92" w14:textId="5CA58C7A">
      <w:r>
        <w:rPr>
          <w:shd w:val="clear" w:color="auto" w:fill="C6EFCE"/>
        </w:rPr>
        <w:t>RF-023 – Ajuste Automático de Cuotas por Diferencia de Arancel CAE</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1"/>
        <w:gridCol w:w="5711"/>
        <w:gridCol w:w="1108"/>
        <w:gridCol w:w="1250"/>
      </w:tblGrid>
      <w:tr w:rsidR="00CD157A" w14:paraId="07D688BD" w14:textId="77777777">
        <w:tc>
          <w:tcPr>
            <w:tcW w:w="0" w:type="auto"/>
            <w:shd w:val="clear" w:color="auto" w:fill="C6EFCE"/>
          </w:tcPr>
          <w:p w:rsidR="00CD157A" w:rsidRDefault="00000000" w14:paraId="2FC75A1B" w14:textId="77777777">
            <w:r>
              <w:rPr>
                <w:sz w:val="18"/>
              </w:rPr>
              <w:t>RF-023 – Ajuste Automático de Cuotas por Diferencia de Arancel CAE</w:t>
            </w:r>
          </w:p>
        </w:tc>
        <w:tc>
          <w:tcPr>
            <w:tcW w:w="0" w:type="auto"/>
            <w:shd w:val="clear" w:color="auto" w:fill="C6EFCE"/>
          </w:tcPr>
          <w:p w:rsidR="00CD157A" w:rsidRDefault="00CD157A" w14:paraId="0DD89A33" w14:textId="77777777"/>
        </w:tc>
        <w:tc>
          <w:tcPr>
            <w:tcW w:w="0" w:type="auto"/>
            <w:shd w:val="clear" w:color="auto" w:fill="C6EFCE"/>
          </w:tcPr>
          <w:p w:rsidR="00CD157A" w:rsidRDefault="00CD157A" w14:paraId="49A04894" w14:textId="77777777"/>
        </w:tc>
        <w:tc>
          <w:tcPr>
            <w:tcW w:w="0" w:type="auto"/>
            <w:shd w:val="clear" w:color="auto" w:fill="C6EFCE"/>
          </w:tcPr>
          <w:p w:rsidR="00CD157A" w:rsidRDefault="00CD157A" w14:paraId="250D3C7F" w14:textId="77777777"/>
        </w:tc>
      </w:tr>
      <w:tr w:rsidR="00CD157A" w14:paraId="7242B8F2" w14:textId="77777777">
        <w:tc>
          <w:tcPr>
            <w:tcW w:w="0" w:type="auto"/>
            <w:shd w:val="clear" w:color="auto" w:fill="C6EFCE"/>
          </w:tcPr>
          <w:p w:rsidR="00CD157A" w:rsidRDefault="00000000" w14:paraId="4C4881C4" w14:textId="77777777">
            <w:r>
              <w:rPr>
                <w:sz w:val="18"/>
              </w:rPr>
              <w:t>ID Requerimiento</w:t>
            </w:r>
          </w:p>
        </w:tc>
        <w:tc>
          <w:tcPr>
            <w:tcW w:w="0" w:type="auto"/>
            <w:shd w:val="clear" w:color="auto" w:fill="C6EFCE"/>
          </w:tcPr>
          <w:p w:rsidR="00CD157A" w:rsidRDefault="00000000" w14:paraId="14A72482" w14:textId="77777777">
            <w:r>
              <w:rPr>
                <w:sz w:val="18"/>
              </w:rPr>
              <w:t>RF-023</w:t>
            </w:r>
          </w:p>
        </w:tc>
        <w:tc>
          <w:tcPr>
            <w:tcW w:w="0" w:type="auto"/>
            <w:shd w:val="clear" w:color="auto" w:fill="C6EFCE"/>
          </w:tcPr>
          <w:p w:rsidR="00CD157A" w:rsidRDefault="00000000" w14:paraId="6B303CB5" w14:textId="77777777">
            <w:r>
              <w:rPr>
                <w:sz w:val="18"/>
              </w:rPr>
              <w:t>ID Caso de Uso</w:t>
            </w:r>
          </w:p>
        </w:tc>
        <w:tc>
          <w:tcPr>
            <w:tcW w:w="0" w:type="auto"/>
            <w:shd w:val="clear" w:color="auto" w:fill="C6EFCE"/>
          </w:tcPr>
          <w:p w:rsidR="00CD157A" w:rsidRDefault="00000000" w14:paraId="3495CF69" w14:textId="77777777">
            <w:r>
              <w:rPr>
                <w:sz w:val="18"/>
              </w:rPr>
              <w:t>CU-023</w:t>
            </w:r>
          </w:p>
        </w:tc>
      </w:tr>
      <w:tr w:rsidR="00CD157A" w14:paraId="42952866" w14:textId="77777777">
        <w:tc>
          <w:tcPr>
            <w:tcW w:w="0" w:type="auto"/>
            <w:shd w:val="clear" w:color="auto" w:fill="C6EFCE"/>
          </w:tcPr>
          <w:p w:rsidR="00CD157A" w:rsidRDefault="00000000" w14:paraId="04BE18E6" w14:textId="77777777">
            <w:r>
              <w:rPr>
                <w:sz w:val="18"/>
              </w:rPr>
              <w:t>Descripción</w:t>
            </w:r>
          </w:p>
        </w:tc>
        <w:tc>
          <w:tcPr>
            <w:tcW w:w="0" w:type="auto"/>
            <w:shd w:val="clear" w:color="auto" w:fill="C6EFCE"/>
          </w:tcPr>
          <w:p w:rsidR="00CD157A" w:rsidRDefault="00000000" w14:paraId="0BCDE223" w14:textId="77777777">
            <w:r>
              <w:rPr>
                <w:sz w:val="18"/>
              </w:rPr>
              <w:t>Cuando el arancel referencial se actualiza (publicación MINEDUC en enero) y difiere del monto CAE original utilizado para generar el plan de pagos, el sistema debe ajustar automáticamente la última o las dos últimas cuotas del plan, en lugar de requerir un refinanciamiento completo del contrato. Esto reduce la carga manual del equipo administrativo y agiliza el proceso para el estudiante.</w:t>
            </w:r>
          </w:p>
        </w:tc>
        <w:tc>
          <w:tcPr>
            <w:tcW w:w="0" w:type="auto"/>
            <w:shd w:val="clear" w:color="auto" w:fill="C6EFCE"/>
          </w:tcPr>
          <w:p w:rsidR="00CD157A" w:rsidRDefault="00CD157A" w14:paraId="7468FD21" w14:textId="77777777"/>
        </w:tc>
        <w:tc>
          <w:tcPr>
            <w:tcW w:w="0" w:type="auto"/>
            <w:shd w:val="clear" w:color="auto" w:fill="C6EFCE"/>
          </w:tcPr>
          <w:p w:rsidR="00CD157A" w:rsidRDefault="00CD157A" w14:paraId="7AC3BF77" w14:textId="77777777"/>
        </w:tc>
      </w:tr>
      <w:tr w:rsidR="00CD157A" w14:paraId="2289A129" w14:textId="77777777">
        <w:tc>
          <w:tcPr>
            <w:tcW w:w="0" w:type="auto"/>
            <w:shd w:val="clear" w:color="auto" w:fill="C6EFCE"/>
          </w:tcPr>
          <w:p w:rsidR="00CD157A" w:rsidRDefault="00000000" w14:paraId="6F3BA7BF" w14:textId="77777777">
            <w:r>
              <w:rPr>
                <w:sz w:val="18"/>
              </w:rPr>
              <w:t>Criticidad</w:t>
            </w:r>
          </w:p>
        </w:tc>
        <w:tc>
          <w:tcPr>
            <w:tcW w:w="0" w:type="auto"/>
            <w:shd w:val="clear" w:color="auto" w:fill="C6EFCE"/>
          </w:tcPr>
          <w:p w:rsidR="00CD157A" w:rsidRDefault="00000000" w14:paraId="5E9F2A4B" w14:textId="77777777">
            <w:r>
              <w:rPr>
                <w:sz w:val="18"/>
              </w:rPr>
              <w:t>Alta</w:t>
            </w:r>
          </w:p>
        </w:tc>
        <w:tc>
          <w:tcPr>
            <w:tcW w:w="0" w:type="auto"/>
            <w:shd w:val="clear" w:color="auto" w:fill="C6EFCE"/>
          </w:tcPr>
          <w:p w:rsidR="00CD157A" w:rsidRDefault="00000000" w14:paraId="1B266C45" w14:textId="77777777">
            <w:r>
              <w:rPr>
                <w:sz w:val="18"/>
              </w:rPr>
              <w:t>Solicitante</w:t>
            </w:r>
          </w:p>
        </w:tc>
        <w:tc>
          <w:tcPr>
            <w:tcW w:w="0" w:type="auto"/>
            <w:shd w:val="clear" w:color="auto" w:fill="C6EFCE"/>
          </w:tcPr>
          <w:p w:rsidR="00CD157A" w:rsidRDefault="00000000" w14:paraId="2C14518F" w14:textId="77777777">
            <w:r>
              <w:rPr>
                <w:sz w:val="18"/>
              </w:rPr>
              <w:t>Dirección DITD / Líder Funcional</w:t>
            </w:r>
          </w:p>
        </w:tc>
      </w:tr>
      <w:tr w:rsidR="00CD157A" w14:paraId="0A403287" w14:textId="77777777">
        <w:tc>
          <w:tcPr>
            <w:tcW w:w="0" w:type="auto"/>
            <w:shd w:val="clear" w:color="auto" w:fill="C6EFCE"/>
          </w:tcPr>
          <w:p w:rsidR="00CD157A" w:rsidRDefault="00000000" w14:paraId="14F85CF1" w14:textId="77777777">
            <w:r>
              <w:rPr>
                <w:sz w:val="18"/>
              </w:rPr>
              <w:t>Premisas</w:t>
            </w:r>
          </w:p>
        </w:tc>
        <w:tc>
          <w:tcPr>
            <w:tcW w:w="0" w:type="auto"/>
            <w:shd w:val="clear" w:color="auto" w:fill="C6EFCE"/>
          </w:tcPr>
          <w:p w:rsidR="00CD157A" w:rsidRDefault="00000000" w14:paraId="17124220" w14:textId="77777777">
            <w:r>
              <w:rPr>
                <w:sz w:val="18"/>
              </w:rPr>
              <w:t>El alumno tiene CAE activo. El arancel referencial del nuevo período ha sido publicado y cargado en el sistema. Existe un plan de pagos generado previamente con el arancel anterior.</w:t>
            </w:r>
          </w:p>
        </w:tc>
        <w:tc>
          <w:tcPr>
            <w:tcW w:w="0" w:type="auto"/>
            <w:shd w:val="clear" w:color="auto" w:fill="C6EFCE"/>
          </w:tcPr>
          <w:p w:rsidR="00CD157A" w:rsidRDefault="00CD157A" w14:paraId="327F7E6C" w14:textId="77777777"/>
        </w:tc>
        <w:tc>
          <w:tcPr>
            <w:tcW w:w="0" w:type="auto"/>
            <w:shd w:val="clear" w:color="auto" w:fill="C6EFCE"/>
          </w:tcPr>
          <w:p w:rsidR="00CD157A" w:rsidRDefault="00CD157A" w14:paraId="6021C2EF" w14:textId="77777777"/>
        </w:tc>
      </w:tr>
      <w:tr w:rsidR="00CD157A" w14:paraId="5D1D1814" w14:textId="77777777">
        <w:tc>
          <w:tcPr>
            <w:tcW w:w="0" w:type="auto"/>
            <w:shd w:val="clear" w:color="auto" w:fill="C6EFCE"/>
          </w:tcPr>
          <w:p w:rsidR="00CD157A" w:rsidRDefault="00000000" w14:paraId="5BDF2781" w14:textId="77777777">
            <w:r>
              <w:rPr>
                <w:sz w:val="18"/>
              </w:rPr>
              <w:t>Criterio de Aceptación</w:t>
            </w:r>
          </w:p>
        </w:tc>
        <w:tc>
          <w:tcPr>
            <w:tcW w:w="0" w:type="auto"/>
            <w:shd w:val="clear" w:color="auto" w:fill="C6EFCE"/>
          </w:tcPr>
          <w:p w:rsidR="00CD157A" w:rsidRDefault="00000000" w14:paraId="1AFB5E20" w14:textId="77777777">
            <w:r>
              <w:rPr>
                <w:sz w:val="18"/>
              </w:rPr>
              <w:t>1. El sistema detecta la diferencia entre el arancel referencial anterior y el nuevo. 2. Calcula el ajuste necesario en las cuotas restantes. 3. Aplica el ajuste sobre la última o las dos últimas cuotas. 4. Notifica al alumno del ajuste con detalle del cambio. 5. Genera registro de auditoría. 6. Si la diferencia excede un umbral, alerta al supervisor para revisión manual.</w:t>
            </w:r>
          </w:p>
        </w:tc>
        <w:tc>
          <w:tcPr>
            <w:tcW w:w="0" w:type="auto"/>
            <w:shd w:val="clear" w:color="auto" w:fill="C6EFCE"/>
          </w:tcPr>
          <w:p w:rsidR="00CD157A" w:rsidRDefault="00CD157A" w14:paraId="3856B86F" w14:textId="77777777"/>
        </w:tc>
        <w:tc>
          <w:tcPr>
            <w:tcW w:w="0" w:type="auto"/>
            <w:shd w:val="clear" w:color="auto" w:fill="C6EFCE"/>
          </w:tcPr>
          <w:p w:rsidR="00CD157A" w:rsidRDefault="00CD157A" w14:paraId="71EE46C0" w14:textId="77777777"/>
        </w:tc>
      </w:tr>
      <w:tr w:rsidR="00CD157A" w14:paraId="196BDC12" w14:textId="77777777">
        <w:tc>
          <w:tcPr>
            <w:tcW w:w="0" w:type="auto"/>
            <w:shd w:val="clear" w:color="auto" w:fill="C6EFCE"/>
          </w:tcPr>
          <w:p w:rsidR="00CD157A" w:rsidRDefault="00000000" w14:paraId="4031997F" w14:textId="77777777">
            <w:r>
              <w:rPr>
                <w:sz w:val="18"/>
              </w:rPr>
              <w:t>Otros Antecedentes</w:t>
            </w:r>
          </w:p>
        </w:tc>
        <w:tc>
          <w:tcPr>
            <w:tcW w:w="0" w:type="auto"/>
            <w:shd w:val="clear" w:color="auto" w:fill="C6EFCE"/>
          </w:tcPr>
          <w:p w:rsidR="00CD157A" w:rsidRDefault="00000000" w14:paraId="49DA7BFF" w14:textId="77777777">
            <w:r>
              <w:rPr>
                <w:sz w:val="18"/>
              </w:rPr>
              <w:t>Aplica exclusivamente a alumnos con CAE cuyo plan de pagos fue generado antes de la publicación del nuevo arancel referencial.</w:t>
            </w:r>
          </w:p>
        </w:tc>
        <w:tc>
          <w:tcPr>
            <w:tcW w:w="0" w:type="auto"/>
            <w:shd w:val="clear" w:color="auto" w:fill="C6EFCE"/>
          </w:tcPr>
          <w:p w:rsidR="00CD157A" w:rsidRDefault="00CD157A" w14:paraId="5DD3BDD3" w14:textId="77777777"/>
        </w:tc>
        <w:tc>
          <w:tcPr>
            <w:tcW w:w="0" w:type="auto"/>
            <w:shd w:val="clear" w:color="auto" w:fill="C6EFCE"/>
          </w:tcPr>
          <w:p w:rsidR="00CD157A" w:rsidRDefault="00CD157A" w14:paraId="1F263FD7" w14:textId="77777777"/>
        </w:tc>
      </w:tr>
    </w:tbl>
    <w:p w:rsidR="00CD157A" w:rsidDel="00B3143F" w:rsidRDefault="00CD157A" w14:paraId="59E66485" w14:textId="77777777">
      <w:pPr>
        <w:spacing w:after="200"/>
        <w:rPr>
          <w:del w:author="Juan Pablo Silva Fernandez" w:date="2026-06-03T15:55:00Z" w16du:dateUtc="2026-06-03T19:55:00Z" w:id="148"/>
        </w:rPr>
      </w:pPr>
    </w:p>
    <w:p w:rsidR="638826F7" w:rsidDel="00B3143F" w:rsidP="638826F7" w:rsidRDefault="638826F7" w14:paraId="71153798" w14:textId="06471859">
      <w:pPr>
        <w:spacing w:after="200"/>
        <w:rPr>
          <w:del w:author="Juan Pablo Silva Fernandez" w:date="2026-06-03T15:55:00Z" w16du:dateUtc="2026-06-03T19:55:00Z" w:id="149"/>
        </w:rPr>
      </w:pPr>
    </w:p>
    <w:p w:rsidR="00EB1791" w:rsidRDefault="00EB1791" w14:paraId="7759242E" w14:textId="77777777">
      <w:pPr>
        <w:spacing w:after="200"/>
      </w:pPr>
    </w:p>
    <w:p w:rsidR="00CD157A" w:rsidRDefault="00000000" w14:paraId="76AB352E" w14:textId="77777777">
      <w:r>
        <w:rPr>
          <w:shd w:val="clear" w:color="auto" w:fill="C6EFCE"/>
        </w:rPr>
        <w:t>RF-024 – Alerta para Alumnos de Primer Año con CAE</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93"/>
        <w:gridCol w:w="5436"/>
        <w:gridCol w:w="1143"/>
        <w:gridCol w:w="1398"/>
      </w:tblGrid>
      <w:tr w:rsidR="00CD157A" w14:paraId="230DB0CA" w14:textId="77777777">
        <w:tc>
          <w:tcPr>
            <w:tcW w:w="0" w:type="auto"/>
            <w:shd w:val="clear" w:color="auto" w:fill="C6EFCE"/>
          </w:tcPr>
          <w:p w:rsidR="00CD157A" w:rsidRDefault="00000000" w14:paraId="21241103" w14:textId="77777777">
            <w:r>
              <w:rPr>
                <w:sz w:val="18"/>
              </w:rPr>
              <w:t>RF-024 – Alerta para Alumnos de Primer Año con CAE</w:t>
            </w:r>
          </w:p>
        </w:tc>
        <w:tc>
          <w:tcPr>
            <w:tcW w:w="0" w:type="auto"/>
            <w:shd w:val="clear" w:color="auto" w:fill="C6EFCE"/>
          </w:tcPr>
          <w:p w:rsidR="00CD157A" w:rsidRDefault="00CD157A" w14:paraId="7FAD57C2" w14:textId="77777777"/>
        </w:tc>
        <w:tc>
          <w:tcPr>
            <w:tcW w:w="0" w:type="auto"/>
            <w:shd w:val="clear" w:color="auto" w:fill="C6EFCE"/>
          </w:tcPr>
          <w:p w:rsidR="00CD157A" w:rsidRDefault="00CD157A" w14:paraId="380CAC1B" w14:textId="77777777"/>
        </w:tc>
        <w:tc>
          <w:tcPr>
            <w:tcW w:w="0" w:type="auto"/>
            <w:shd w:val="clear" w:color="auto" w:fill="C6EFCE"/>
          </w:tcPr>
          <w:p w:rsidR="00CD157A" w:rsidRDefault="00CD157A" w14:paraId="59336099" w14:textId="77777777"/>
        </w:tc>
      </w:tr>
      <w:tr w:rsidR="00CD157A" w14:paraId="6949EF4B" w14:textId="77777777">
        <w:tc>
          <w:tcPr>
            <w:tcW w:w="0" w:type="auto"/>
            <w:shd w:val="clear" w:color="auto" w:fill="C6EFCE"/>
          </w:tcPr>
          <w:p w:rsidR="00CD157A" w:rsidRDefault="00000000" w14:paraId="5F43FBBD" w14:textId="77777777">
            <w:r>
              <w:rPr>
                <w:sz w:val="18"/>
              </w:rPr>
              <w:t>ID Requerimiento</w:t>
            </w:r>
          </w:p>
        </w:tc>
        <w:tc>
          <w:tcPr>
            <w:tcW w:w="0" w:type="auto"/>
            <w:shd w:val="clear" w:color="auto" w:fill="C6EFCE"/>
          </w:tcPr>
          <w:p w:rsidR="00CD157A" w:rsidRDefault="00000000" w14:paraId="4E1D7101" w14:textId="77777777">
            <w:r>
              <w:rPr>
                <w:sz w:val="18"/>
              </w:rPr>
              <w:t>RF-024</w:t>
            </w:r>
          </w:p>
        </w:tc>
        <w:tc>
          <w:tcPr>
            <w:tcW w:w="0" w:type="auto"/>
            <w:shd w:val="clear" w:color="auto" w:fill="C6EFCE"/>
          </w:tcPr>
          <w:p w:rsidR="00CD157A" w:rsidRDefault="00000000" w14:paraId="5A850A0E" w14:textId="77777777">
            <w:r>
              <w:rPr>
                <w:sz w:val="18"/>
              </w:rPr>
              <w:t>ID Caso de Uso</w:t>
            </w:r>
          </w:p>
        </w:tc>
        <w:tc>
          <w:tcPr>
            <w:tcW w:w="0" w:type="auto"/>
            <w:shd w:val="clear" w:color="auto" w:fill="C6EFCE"/>
          </w:tcPr>
          <w:p w:rsidR="00CD157A" w:rsidRDefault="00000000" w14:paraId="3CDF9AFF" w14:textId="77777777">
            <w:r>
              <w:rPr>
                <w:sz w:val="18"/>
              </w:rPr>
              <w:t>CU-024</w:t>
            </w:r>
          </w:p>
        </w:tc>
      </w:tr>
      <w:tr w:rsidR="00CD157A" w14:paraId="735AEFE6" w14:textId="77777777">
        <w:tc>
          <w:tcPr>
            <w:tcW w:w="0" w:type="auto"/>
            <w:shd w:val="clear" w:color="auto" w:fill="C6EFCE"/>
          </w:tcPr>
          <w:p w:rsidR="00CD157A" w:rsidRDefault="00000000" w14:paraId="546DF519" w14:textId="77777777">
            <w:r>
              <w:rPr>
                <w:sz w:val="18"/>
              </w:rPr>
              <w:t>Descripción</w:t>
            </w:r>
          </w:p>
        </w:tc>
        <w:tc>
          <w:tcPr>
            <w:tcW w:w="0" w:type="auto"/>
            <w:shd w:val="clear" w:color="auto" w:fill="C6EFCE"/>
          </w:tcPr>
          <w:p w:rsidR="00CD157A" w:rsidRDefault="00000000" w14:paraId="1960ACA8" w14:textId="77777777">
            <w:r>
              <w:rPr>
                <w:sz w:val="18"/>
              </w:rPr>
              <w:t>El sistema debe mostrar ventanas emergentes o alertas informativas a alumnos de primer año con CAE, recordándoles la necesidad de firmar los documentos del CAE directamente con el banco. La alerta es informativa y no bloquea el proceso.</w:t>
            </w:r>
          </w:p>
        </w:tc>
        <w:tc>
          <w:tcPr>
            <w:tcW w:w="0" w:type="auto"/>
            <w:shd w:val="clear" w:color="auto" w:fill="C6EFCE"/>
          </w:tcPr>
          <w:p w:rsidR="00CD157A" w:rsidRDefault="00CD157A" w14:paraId="2CCC6414" w14:textId="77777777"/>
        </w:tc>
        <w:tc>
          <w:tcPr>
            <w:tcW w:w="0" w:type="auto"/>
            <w:shd w:val="clear" w:color="auto" w:fill="C6EFCE"/>
          </w:tcPr>
          <w:p w:rsidR="00CD157A" w:rsidRDefault="00CD157A" w14:paraId="38280BD6" w14:textId="77777777"/>
        </w:tc>
      </w:tr>
      <w:tr w:rsidR="00CD157A" w14:paraId="4E2D87CA" w14:textId="77777777">
        <w:tc>
          <w:tcPr>
            <w:tcW w:w="0" w:type="auto"/>
            <w:shd w:val="clear" w:color="auto" w:fill="C6EFCE"/>
          </w:tcPr>
          <w:p w:rsidR="00CD157A" w:rsidRDefault="00000000" w14:paraId="02B23E9F" w14:textId="77777777">
            <w:r>
              <w:rPr>
                <w:sz w:val="18"/>
              </w:rPr>
              <w:t>Criticidad</w:t>
            </w:r>
          </w:p>
        </w:tc>
        <w:tc>
          <w:tcPr>
            <w:tcW w:w="0" w:type="auto"/>
            <w:shd w:val="clear" w:color="auto" w:fill="C6EFCE"/>
          </w:tcPr>
          <w:p w:rsidR="00CD157A" w:rsidRDefault="00000000" w14:paraId="0B191B2D" w14:textId="77777777">
            <w:r>
              <w:rPr>
                <w:sz w:val="18"/>
              </w:rPr>
              <w:t>Media</w:t>
            </w:r>
          </w:p>
        </w:tc>
        <w:tc>
          <w:tcPr>
            <w:tcW w:w="0" w:type="auto"/>
            <w:shd w:val="clear" w:color="auto" w:fill="C6EFCE"/>
          </w:tcPr>
          <w:p w:rsidR="00CD157A" w:rsidRDefault="00000000" w14:paraId="5D3456C7" w14:textId="77777777">
            <w:r>
              <w:rPr>
                <w:sz w:val="18"/>
              </w:rPr>
              <w:t>Solicitante</w:t>
            </w:r>
          </w:p>
        </w:tc>
        <w:tc>
          <w:tcPr>
            <w:tcW w:w="0" w:type="auto"/>
            <w:shd w:val="clear" w:color="auto" w:fill="C6EFCE"/>
          </w:tcPr>
          <w:p w:rsidR="00CD157A" w:rsidRDefault="00000000" w14:paraId="3BF2016D" w14:textId="77777777">
            <w:r>
              <w:rPr>
                <w:sz w:val="18"/>
              </w:rPr>
              <w:t>Dirección DITD / Líder Funcional</w:t>
            </w:r>
          </w:p>
        </w:tc>
      </w:tr>
      <w:tr w:rsidR="00CD157A" w14:paraId="0C05047F" w14:textId="77777777">
        <w:tc>
          <w:tcPr>
            <w:tcW w:w="0" w:type="auto"/>
            <w:shd w:val="clear" w:color="auto" w:fill="C6EFCE"/>
          </w:tcPr>
          <w:p w:rsidR="00CD157A" w:rsidRDefault="00000000" w14:paraId="43BF3E61" w14:textId="77777777">
            <w:r>
              <w:rPr>
                <w:sz w:val="18"/>
              </w:rPr>
              <w:t>Premisas</w:t>
            </w:r>
          </w:p>
        </w:tc>
        <w:tc>
          <w:tcPr>
            <w:tcW w:w="0" w:type="auto"/>
            <w:shd w:val="clear" w:color="auto" w:fill="C6EFCE"/>
          </w:tcPr>
          <w:p w:rsidR="00CD157A" w:rsidRDefault="00000000" w14:paraId="1AC8DB98" w14:textId="77777777">
            <w:r>
              <w:rPr>
                <w:sz w:val="18"/>
              </w:rPr>
              <w:t>El sistema identifica alumnos de primer año (año de ingreso vigente, es decir, primer año). Existe integración con la base de datos de CAE.</w:t>
            </w:r>
          </w:p>
        </w:tc>
        <w:tc>
          <w:tcPr>
            <w:tcW w:w="0" w:type="auto"/>
            <w:shd w:val="clear" w:color="auto" w:fill="C6EFCE"/>
          </w:tcPr>
          <w:p w:rsidR="00CD157A" w:rsidRDefault="00CD157A" w14:paraId="269D0D38" w14:textId="77777777"/>
        </w:tc>
        <w:tc>
          <w:tcPr>
            <w:tcW w:w="0" w:type="auto"/>
            <w:shd w:val="clear" w:color="auto" w:fill="C6EFCE"/>
          </w:tcPr>
          <w:p w:rsidR="00CD157A" w:rsidRDefault="00CD157A" w14:paraId="7210DD41" w14:textId="77777777"/>
        </w:tc>
      </w:tr>
      <w:tr w:rsidR="00CD157A" w14:paraId="1DB0A665" w14:textId="77777777">
        <w:tc>
          <w:tcPr>
            <w:tcW w:w="0" w:type="auto"/>
            <w:shd w:val="clear" w:color="auto" w:fill="C6EFCE"/>
          </w:tcPr>
          <w:p w:rsidR="00CD157A" w:rsidRDefault="00000000" w14:paraId="378A359C" w14:textId="77777777">
            <w:r>
              <w:rPr>
                <w:sz w:val="18"/>
              </w:rPr>
              <w:t>Criterio de Aceptación</w:t>
            </w:r>
          </w:p>
        </w:tc>
        <w:tc>
          <w:tcPr>
            <w:tcW w:w="0" w:type="auto"/>
            <w:shd w:val="clear" w:color="auto" w:fill="C6EFCE"/>
          </w:tcPr>
          <w:p w:rsidR="00B3143F" w:rsidRDefault="00000000" w14:paraId="31350527" w14:textId="77777777">
            <w:pPr>
              <w:rPr>
                <w:ins w:author="Juan Pablo Silva Fernandez" w:date="2026-06-03T15:55:00Z" w16du:dateUtc="2026-06-03T19:55:00Z" w:id="150"/>
                <w:sz w:val="18"/>
              </w:rPr>
            </w:pPr>
            <w:r>
              <w:rPr>
                <w:sz w:val="18"/>
              </w:rPr>
              <w:t xml:space="preserve">1. Identifica alumnos de primer año con CAE asignado. </w:t>
            </w:r>
          </w:p>
          <w:p w:rsidR="00B3143F" w:rsidRDefault="00000000" w14:paraId="1FE335A4" w14:textId="77777777">
            <w:pPr>
              <w:rPr>
                <w:ins w:author="Juan Pablo Silva Fernandez" w:date="2026-06-03T15:55:00Z" w16du:dateUtc="2026-06-03T19:55:00Z" w:id="151"/>
                <w:sz w:val="18"/>
              </w:rPr>
            </w:pPr>
            <w:r>
              <w:rPr>
                <w:sz w:val="18"/>
              </w:rPr>
              <w:t xml:space="preserve">2. Muestra alerta/ventana emergente informativa al ingresar al proceso. </w:t>
            </w:r>
          </w:p>
          <w:p w:rsidR="00B3143F" w:rsidRDefault="00000000" w14:paraId="529EB16F" w14:textId="77777777">
            <w:pPr>
              <w:rPr>
                <w:ins w:author="Juan Pablo Silva Fernandez" w:date="2026-06-03T15:55:00Z" w16du:dateUtc="2026-06-03T19:55:00Z" w:id="152"/>
                <w:sz w:val="18"/>
              </w:rPr>
            </w:pPr>
            <w:r>
              <w:rPr>
                <w:sz w:val="18"/>
              </w:rPr>
              <w:t xml:space="preserve">3. Indica claramente que deben firmar documentos CAE con el banco. </w:t>
            </w:r>
          </w:p>
          <w:p w:rsidR="00B3143F" w:rsidRDefault="00000000" w14:paraId="27490782" w14:textId="77777777">
            <w:pPr>
              <w:rPr>
                <w:ins w:author="Juan Pablo Silva Fernandez" w:date="2026-06-03T15:55:00Z" w16du:dateUtc="2026-06-03T19:55:00Z" w:id="153"/>
                <w:sz w:val="18"/>
              </w:rPr>
            </w:pPr>
            <w:r>
              <w:rPr>
                <w:sz w:val="18"/>
              </w:rPr>
              <w:t xml:space="preserve">4. El alumno confirma lectura para continuar. </w:t>
            </w:r>
          </w:p>
          <w:p w:rsidR="00B3143F" w:rsidRDefault="00000000" w14:paraId="284D87E6" w14:textId="77777777">
            <w:pPr>
              <w:rPr>
                <w:ins w:author="Juan Pablo Silva Fernandez" w:date="2026-06-03T15:55:00Z" w16du:dateUtc="2026-06-03T19:55:00Z" w:id="154"/>
                <w:sz w:val="18"/>
              </w:rPr>
            </w:pPr>
            <w:r>
              <w:rPr>
                <w:sz w:val="18"/>
              </w:rPr>
              <w:t xml:space="preserve">5. Se genera registro de notificación. </w:t>
            </w:r>
          </w:p>
          <w:p w:rsidR="00CD157A" w:rsidRDefault="00000000" w14:paraId="4C37615C" w14:textId="0E853BA3">
            <w:r>
              <w:rPr>
                <w:sz w:val="18"/>
              </w:rPr>
              <w:t>6. La alerta se muestra solo una vez por sesión.</w:t>
            </w:r>
          </w:p>
        </w:tc>
        <w:tc>
          <w:tcPr>
            <w:tcW w:w="0" w:type="auto"/>
            <w:shd w:val="clear" w:color="auto" w:fill="C6EFCE"/>
          </w:tcPr>
          <w:p w:rsidR="00CD157A" w:rsidRDefault="00CD157A" w14:paraId="039EEF67" w14:textId="77777777"/>
        </w:tc>
        <w:tc>
          <w:tcPr>
            <w:tcW w:w="0" w:type="auto"/>
            <w:shd w:val="clear" w:color="auto" w:fill="C6EFCE"/>
          </w:tcPr>
          <w:p w:rsidR="00CD157A" w:rsidRDefault="00CD157A" w14:paraId="0352E1E4" w14:textId="77777777"/>
        </w:tc>
      </w:tr>
      <w:tr w:rsidR="00CD157A" w14:paraId="388FE09E" w14:textId="77777777">
        <w:tc>
          <w:tcPr>
            <w:tcW w:w="0" w:type="auto"/>
            <w:shd w:val="clear" w:color="auto" w:fill="C6EFCE"/>
          </w:tcPr>
          <w:p w:rsidR="00CD157A" w:rsidRDefault="00000000" w14:paraId="1CEC3DDF" w14:textId="77777777">
            <w:r>
              <w:rPr>
                <w:sz w:val="18"/>
              </w:rPr>
              <w:t>Otros Antecedentes</w:t>
            </w:r>
          </w:p>
        </w:tc>
        <w:tc>
          <w:tcPr>
            <w:tcW w:w="0" w:type="auto"/>
            <w:shd w:val="clear" w:color="auto" w:fill="C6EFCE"/>
          </w:tcPr>
          <w:p w:rsidR="00CD157A" w:rsidRDefault="00000000" w14:paraId="2E0E61F0" w14:textId="77777777">
            <w:r>
              <w:rPr>
                <w:sz w:val="18"/>
              </w:rPr>
              <w:t>Alerta informativa, no bloquea el proceso. Contenido definido por el área de financiamiento.</w:t>
            </w:r>
          </w:p>
        </w:tc>
        <w:tc>
          <w:tcPr>
            <w:tcW w:w="0" w:type="auto"/>
            <w:shd w:val="clear" w:color="auto" w:fill="C6EFCE"/>
          </w:tcPr>
          <w:p w:rsidR="00CD157A" w:rsidRDefault="00CD157A" w14:paraId="78D00A6D" w14:textId="77777777"/>
        </w:tc>
        <w:tc>
          <w:tcPr>
            <w:tcW w:w="0" w:type="auto"/>
            <w:shd w:val="clear" w:color="auto" w:fill="C6EFCE"/>
          </w:tcPr>
          <w:p w:rsidR="00CD157A" w:rsidRDefault="00CD157A" w14:paraId="602CFA6C" w14:textId="77777777"/>
        </w:tc>
      </w:tr>
    </w:tbl>
    <w:p w:rsidR="00D26A8E" w:rsidRDefault="00154387" w14:paraId="14603226" w14:textId="77777777">
      <w:r>
        <w:br w:type="page"/>
      </w:r>
    </w:p>
    <w:tbl>
      <w:tblPr>
        <w:tblW w:w="97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502"/>
        <w:gridCol w:w="2494"/>
        <w:gridCol w:w="1956"/>
        <w:gridCol w:w="3808"/>
      </w:tblGrid>
      <w:tr w:rsidR="00B3143F" w:rsidTr="004D1B48" w14:paraId="1F9AD9FA" w14:textId="77777777">
        <w:trPr>
          <w:ins w:author="Juan Pablo Silva Fernandez" w:date="2026-06-03T15:56:00Z" w16du:dateUtc="2026-06-03T19:56:00Z" w:id="155"/>
        </w:trPr>
        <w:tc>
          <w:tcPr>
            <w:tcW w:w="0" w:type="auto"/>
            <w:gridSpan w:val="4"/>
            <w:tcBorders>
              <w:top w:val="single" w:color="003366" w:sz="1" w:space="0"/>
              <w:left w:val="single" w:color="003366" w:sz="1" w:space="0"/>
              <w:bottom w:val="single" w:color="003366" w:sz="1" w:space="0"/>
              <w:right w:val="single" w:color="003366" w:sz="1" w:space="0"/>
            </w:tcBorders>
            <w:shd w:val="clear" w:color="auto" w:fill="003366"/>
            <w:tcMar>
              <w:top w:w="80" w:type="dxa"/>
              <w:left w:w="120" w:type="dxa"/>
              <w:bottom w:w="80" w:type="dxa"/>
              <w:right w:w="120" w:type="dxa"/>
            </w:tcMar>
          </w:tcPr>
          <w:p w:rsidR="00B3143F" w:rsidP="004D1B48" w:rsidRDefault="00B3143F" w14:paraId="31BC4B20" w14:textId="2A56FC53">
            <w:pPr>
              <w:rPr>
                <w:ins w:author="Juan Pablo Silva Fernandez" w:date="2026-06-03T15:56:00Z" w16du:dateUtc="2026-06-03T19:56:00Z" w:id="156"/>
              </w:rPr>
            </w:pPr>
            <w:ins w:author="Juan Pablo Silva Fernandez" w:date="2026-06-03T15:56:00Z" w16du:dateUtc="2026-06-03T19:56:00Z" w:id="157">
              <w:r>
                <w:rPr>
                  <w:b/>
                  <w:bCs/>
                  <w:color w:val="FFFFFF"/>
                  <w:sz w:val="20"/>
                  <w:szCs w:val="20"/>
                </w:rPr>
                <w:t>RF-02</w:t>
              </w:r>
              <w:r>
                <w:rPr>
                  <w:b/>
                  <w:bCs/>
                  <w:color w:val="FFFFFF"/>
                  <w:sz w:val="20"/>
                  <w:szCs w:val="20"/>
                </w:rPr>
                <w:t>5</w:t>
              </w:r>
              <w:r>
                <w:rPr>
                  <w:b/>
                  <w:bCs/>
                  <w:color w:val="FFFFFF"/>
                  <w:sz w:val="20"/>
                  <w:szCs w:val="20"/>
                </w:rPr>
                <w:t xml:space="preserve"> – </w:t>
              </w:r>
              <w:r>
                <w:rPr>
                  <w:b/>
                  <w:bCs/>
                  <w:color w:val="FFFFFF"/>
                  <w:sz w:val="20"/>
                  <w:szCs w:val="20"/>
                </w:rPr>
                <w:t xml:space="preserve">Proceso de generación de contrato fuera de </w:t>
              </w:r>
              <w:proofErr w:type="spellStart"/>
              <w:r>
                <w:rPr>
                  <w:b/>
                  <w:bCs/>
                  <w:color w:val="FFFFFF"/>
                  <w:sz w:val="20"/>
                  <w:szCs w:val="20"/>
                </w:rPr>
                <w:t>linea</w:t>
              </w:r>
              <w:proofErr w:type="spellEnd"/>
            </w:ins>
          </w:p>
        </w:tc>
      </w:tr>
      <w:tr w:rsidR="00B3143F" w:rsidTr="004D1B48" w14:paraId="477E4445" w14:textId="77777777">
        <w:trPr>
          <w:ins w:author="Juan Pablo Silva Fernandez" w:date="2026-06-03T15:56:00Z" w16du:dateUtc="2026-06-03T19:56:00Z" w:id="158"/>
        </w:trPr>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B3143F" w:rsidP="004D1B48" w:rsidRDefault="00B3143F" w14:paraId="12A90D03" w14:textId="77777777">
            <w:pPr>
              <w:rPr>
                <w:ins w:author="Juan Pablo Silva Fernandez" w:date="2026-06-03T15:56:00Z" w16du:dateUtc="2026-06-03T19:56:00Z" w:id="159"/>
              </w:rPr>
            </w:pPr>
            <w:ins w:author="Juan Pablo Silva Fernandez" w:date="2026-06-03T15:56:00Z" w16du:dateUtc="2026-06-03T19:56:00Z" w:id="160">
              <w:r>
                <w:rPr>
                  <w:b/>
                  <w:bCs/>
                  <w:color w:val="1A1A2E"/>
                  <w:sz w:val="18"/>
                  <w:szCs w:val="18"/>
                </w:rPr>
                <w:t>ID Requerimiento</w:t>
              </w:r>
            </w:ins>
          </w:p>
        </w:tc>
        <w:tc>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B3143F" w:rsidP="004D1B48" w:rsidRDefault="00B3143F" w14:paraId="7A64E09D" w14:textId="32EE5266">
            <w:pPr>
              <w:rPr>
                <w:ins w:author="Juan Pablo Silva Fernandez" w:date="2026-06-03T15:56:00Z" w16du:dateUtc="2026-06-03T19:56:00Z" w:id="161"/>
              </w:rPr>
            </w:pPr>
            <w:ins w:author="Juan Pablo Silva Fernandez" w:date="2026-06-03T15:56:00Z" w16du:dateUtc="2026-06-03T19:56:00Z" w:id="162">
              <w:r>
                <w:rPr>
                  <w:color w:val="1A1A2E"/>
                  <w:sz w:val="18"/>
                  <w:szCs w:val="18"/>
                </w:rPr>
                <w:t>RF-02</w:t>
              </w:r>
              <w:r>
                <w:rPr>
                  <w:color w:val="1A1A2E"/>
                  <w:sz w:val="18"/>
                  <w:szCs w:val="18"/>
                </w:rPr>
                <w:t>5</w:t>
              </w:r>
            </w:ins>
          </w:p>
        </w:tc>
        <w:tc>
          <w:tcPr>
            <w:tcW w:w="20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B3143F" w:rsidP="004D1B48" w:rsidRDefault="00B3143F" w14:paraId="0B09CD8A" w14:textId="77777777">
            <w:pPr>
              <w:rPr>
                <w:ins w:author="Juan Pablo Silva Fernandez" w:date="2026-06-03T15:56:00Z" w16du:dateUtc="2026-06-03T19:56:00Z" w:id="163"/>
              </w:rPr>
            </w:pPr>
            <w:ins w:author="Juan Pablo Silva Fernandez" w:date="2026-06-03T15:56:00Z" w16du:dateUtc="2026-06-03T19:56:00Z" w:id="164">
              <w:r>
                <w:rPr>
                  <w:b/>
                  <w:bCs/>
                  <w:color w:val="1A1A2E"/>
                  <w:sz w:val="18"/>
                  <w:szCs w:val="18"/>
                </w:rPr>
                <w:t>ID Caso de Uso</w:t>
              </w:r>
            </w:ins>
          </w:p>
        </w:tc>
        <w:tc>
          <w:tcPr>
            <w:tcW w:w="2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B3143F" w:rsidP="004D1B48" w:rsidRDefault="00B3143F" w14:paraId="121EED32" w14:textId="3BFB02F7">
            <w:pPr>
              <w:rPr>
                <w:ins w:author="Juan Pablo Silva Fernandez" w:date="2026-06-03T15:56:00Z" w16du:dateUtc="2026-06-03T19:56:00Z" w:id="165"/>
              </w:rPr>
            </w:pPr>
            <w:ins w:author="Juan Pablo Silva Fernandez" w:date="2026-06-03T15:56:00Z" w16du:dateUtc="2026-06-03T19:56:00Z" w:id="166">
              <w:r>
                <w:rPr>
                  <w:color w:val="1A1A2E"/>
                  <w:sz w:val="18"/>
                  <w:szCs w:val="18"/>
                </w:rPr>
                <w:t>CU-02</w:t>
              </w:r>
              <w:r>
                <w:rPr>
                  <w:color w:val="1A1A2E"/>
                  <w:sz w:val="18"/>
                  <w:szCs w:val="18"/>
                </w:rPr>
                <w:t>5</w:t>
              </w:r>
            </w:ins>
          </w:p>
        </w:tc>
      </w:tr>
      <w:tr w:rsidR="00B3143F" w:rsidTr="004D1B48" w14:paraId="02CA2F92" w14:textId="77777777">
        <w:trPr>
          <w:ins w:author="Juan Pablo Silva Fernandez" w:date="2026-06-03T15:56:00Z" w16du:dateUtc="2026-06-03T19:56:00Z" w:id="167"/>
        </w:trPr>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B3143F" w:rsidP="004D1B48" w:rsidRDefault="00B3143F" w14:paraId="520DF23E" w14:textId="77777777">
            <w:pPr>
              <w:rPr>
                <w:ins w:author="Juan Pablo Silva Fernandez" w:date="2026-06-03T15:56:00Z" w16du:dateUtc="2026-06-03T19:56:00Z" w:id="168"/>
              </w:rPr>
            </w:pPr>
            <w:ins w:author="Juan Pablo Silva Fernandez" w:date="2026-06-03T15:56:00Z" w16du:dateUtc="2026-06-03T19:56:00Z" w:id="169">
              <w:r>
                <w:rPr>
                  <w:b/>
                  <w:bCs/>
                  <w:color w:val="1A1A2E"/>
                  <w:sz w:val="18"/>
                  <w:szCs w:val="18"/>
                </w:rPr>
                <w:t>Descripción</w:t>
              </w:r>
            </w:ins>
          </w:p>
        </w:tc>
        <w:tc>
          <w:tcPr>
            <w:tcW w:w="8560" w:type="dxa"/>
            <w:gridSpan w:val="3"/>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B3143F" w:rsidP="004D1B48" w:rsidRDefault="00B3143F" w14:paraId="7C1312EE" w14:textId="0039CF52">
            <w:pPr>
              <w:rPr>
                <w:ins w:author="Juan Pablo Silva Fernandez" w:date="2026-06-03T15:56:00Z" w16du:dateUtc="2026-06-03T19:56:00Z" w:id="170"/>
              </w:rPr>
            </w:pPr>
          </w:p>
        </w:tc>
      </w:tr>
      <w:tr w:rsidR="00B3143F" w:rsidTr="004D1B48" w14:paraId="70AF9C8D" w14:textId="77777777">
        <w:trPr>
          <w:ins w:author="Juan Pablo Silva Fernandez" w:date="2026-06-03T15:56:00Z" w16du:dateUtc="2026-06-03T19:56:00Z" w:id="171"/>
        </w:trPr>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B3143F" w:rsidP="004D1B48" w:rsidRDefault="00B3143F" w14:paraId="218FB84D" w14:textId="77777777">
            <w:pPr>
              <w:rPr>
                <w:ins w:author="Juan Pablo Silva Fernandez" w:date="2026-06-03T15:56:00Z" w16du:dateUtc="2026-06-03T19:56:00Z" w:id="172"/>
              </w:rPr>
            </w:pPr>
            <w:ins w:author="Juan Pablo Silva Fernandez" w:date="2026-06-03T15:56:00Z" w16du:dateUtc="2026-06-03T19:56:00Z" w:id="173">
              <w:r>
                <w:rPr>
                  <w:b/>
                  <w:bCs/>
                  <w:color w:val="1A1A2E"/>
                  <w:sz w:val="18"/>
                  <w:szCs w:val="18"/>
                </w:rPr>
                <w:t>Criticidad</w:t>
              </w:r>
            </w:ins>
          </w:p>
        </w:tc>
        <w:tc>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B3143F" w:rsidP="004D1B48" w:rsidRDefault="00B3143F" w14:paraId="219E27A9" w14:textId="77777777">
            <w:pPr>
              <w:rPr>
                <w:ins w:author="Juan Pablo Silva Fernandez" w:date="2026-06-03T15:56:00Z" w16du:dateUtc="2026-06-03T19:56:00Z" w:id="174"/>
              </w:rPr>
            </w:pPr>
            <w:ins w:author="Juan Pablo Silva Fernandez" w:date="2026-06-03T15:56:00Z" w16du:dateUtc="2026-06-03T19:56:00Z" w:id="175">
              <w:r>
                <w:rPr>
                  <w:color w:val="1A1A2E"/>
                  <w:sz w:val="18"/>
                  <w:szCs w:val="18"/>
                </w:rPr>
                <w:t>Alta</w:t>
              </w:r>
            </w:ins>
          </w:p>
        </w:tc>
        <w:tc>
          <w:tcPr>
            <w:tcW w:w="20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B3143F" w:rsidP="004D1B48" w:rsidRDefault="00B3143F" w14:paraId="4B644607" w14:textId="77777777">
            <w:pPr>
              <w:rPr>
                <w:ins w:author="Juan Pablo Silva Fernandez" w:date="2026-06-03T15:56:00Z" w16du:dateUtc="2026-06-03T19:56:00Z" w:id="176"/>
              </w:rPr>
            </w:pPr>
            <w:ins w:author="Juan Pablo Silva Fernandez" w:date="2026-06-03T15:56:00Z" w16du:dateUtc="2026-06-03T19:56:00Z" w:id="177">
              <w:r>
                <w:rPr>
                  <w:b/>
                  <w:bCs/>
                  <w:color w:val="1A1A2E"/>
                  <w:sz w:val="18"/>
                  <w:szCs w:val="18"/>
                </w:rPr>
                <w:t>Solicitante</w:t>
              </w:r>
            </w:ins>
          </w:p>
        </w:tc>
        <w:tc>
          <w:tcPr>
            <w:tcW w:w="2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B3143F" w:rsidP="004D1B48" w:rsidRDefault="00B3143F" w14:paraId="60DF46E5" w14:textId="77777777">
            <w:pPr>
              <w:rPr>
                <w:ins w:author="Juan Pablo Silva Fernandez" w:date="2026-06-03T15:56:00Z" w16du:dateUtc="2026-06-03T19:56:00Z" w:id="178"/>
              </w:rPr>
            </w:pPr>
            <w:ins w:author="Juan Pablo Silva Fernandez" w:date="2026-06-03T15:56:00Z" w16du:dateUtc="2026-06-03T19:56:00Z" w:id="179">
              <w:r>
                <w:rPr>
                  <w:color w:val="1A1A2E"/>
                  <w:sz w:val="18"/>
                  <w:szCs w:val="18"/>
                </w:rPr>
                <w:t>Dirección DITD / Líder Funcional / Jurídico</w:t>
              </w:r>
            </w:ins>
          </w:p>
        </w:tc>
      </w:tr>
      <w:tr w:rsidR="00B3143F" w:rsidTr="004D1B48" w14:paraId="55C71228" w14:textId="77777777">
        <w:trPr>
          <w:ins w:author="Juan Pablo Silva Fernandez" w:date="2026-06-03T15:56:00Z" w16du:dateUtc="2026-06-03T19:56:00Z" w:id="180"/>
        </w:trPr>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B3143F" w:rsidP="004D1B48" w:rsidRDefault="00B3143F" w14:paraId="1C15B381" w14:textId="77777777">
            <w:pPr>
              <w:rPr>
                <w:ins w:author="Juan Pablo Silva Fernandez" w:date="2026-06-03T15:56:00Z" w16du:dateUtc="2026-06-03T19:56:00Z" w:id="181"/>
              </w:rPr>
            </w:pPr>
            <w:ins w:author="Juan Pablo Silva Fernandez" w:date="2026-06-03T15:56:00Z" w16du:dateUtc="2026-06-03T19:56:00Z" w:id="182">
              <w:r>
                <w:rPr>
                  <w:b/>
                  <w:bCs/>
                  <w:color w:val="1A1A2E"/>
                  <w:sz w:val="18"/>
                  <w:szCs w:val="18"/>
                </w:rPr>
                <w:t>Premisas</w:t>
              </w:r>
            </w:ins>
          </w:p>
        </w:tc>
        <w:tc>
          <w:tcPr>
            <w:tcW w:w="8560" w:type="dxa"/>
            <w:gridSpan w:val="3"/>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B3143F" w:rsidP="004D1B48" w:rsidRDefault="00B3143F" w14:paraId="07940D18" w14:textId="08E82F41">
            <w:pPr>
              <w:rPr>
                <w:ins w:author="Juan Pablo Silva Fernandez" w:date="2026-06-03T15:56:00Z" w16du:dateUtc="2026-06-03T19:56:00Z" w:id="183"/>
              </w:rPr>
            </w:pPr>
          </w:p>
        </w:tc>
      </w:tr>
      <w:tr w:rsidR="00B3143F" w:rsidTr="004D1B48" w14:paraId="26615B44" w14:textId="77777777">
        <w:trPr>
          <w:ins w:author="Juan Pablo Silva Fernandez" w:date="2026-06-03T15:56:00Z" w16du:dateUtc="2026-06-03T19:56:00Z" w:id="184"/>
        </w:trPr>
        <w:tc>
          <w:tcPr>
            <w:tcW w:w="12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B3143F" w:rsidP="004D1B48" w:rsidRDefault="00B3143F" w14:paraId="51106A76" w14:textId="77777777">
            <w:pPr>
              <w:rPr>
                <w:ins w:author="Juan Pablo Silva Fernandez" w:date="2026-06-03T15:56:00Z" w16du:dateUtc="2026-06-03T19:56:00Z" w:id="185"/>
              </w:rPr>
            </w:pPr>
            <w:ins w:author="Juan Pablo Silva Fernandez" w:date="2026-06-03T15:56:00Z" w16du:dateUtc="2026-06-03T19:56:00Z" w:id="186">
              <w:r>
                <w:rPr>
                  <w:b/>
                  <w:bCs/>
                  <w:color w:val="1A1A2E"/>
                  <w:sz w:val="18"/>
                  <w:szCs w:val="18"/>
                </w:rPr>
                <w:t>Criterio de Aceptación</w:t>
              </w:r>
            </w:ins>
          </w:p>
        </w:tc>
        <w:tc>
          <w:tcPr>
            <w:tcW w:w="8560" w:type="dxa"/>
            <w:gridSpan w:val="3"/>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B3143F" w:rsidP="004D1B48" w:rsidRDefault="00B3143F" w14:paraId="25C23469" w14:textId="44FB19AE">
            <w:pPr>
              <w:rPr>
                <w:ins w:author="Juan Pablo Silva Fernandez" w:date="2026-06-03T15:56:00Z" w16du:dateUtc="2026-06-03T19:56:00Z" w:id="187"/>
              </w:rPr>
            </w:pPr>
          </w:p>
        </w:tc>
      </w:tr>
    </w:tbl>
    <w:p w:rsidR="00B3143F" w:rsidRDefault="00B3143F" w14:paraId="53B6CBE2" w14:textId="290A5013">
      <w:pPr>
        <w:pStyle w:val="Ttulo1"/>
        <w:rPr>
          <w:ins w:author="Juan Pablo Silva Fernandez" w:date="2026-06-03T15:56:00Z" w16du:dateUtc="2026-06-03T19:56:00Z" w:id="188"/>
        </w:rPr>
      </w:pPr>
    </w:p>
    <w:p w:rsidR="00B3143F" w:rsidRDefault="00B3143F" w14:paraId="0BAEA825" w14:textId="77777777">
      <w:pPr>
        <w:rPr>
          <w:ins w:author="Juan Pablo Silva Fernandez" w:date="2026-06-03T15:56:00Z" w16du:dateUtc="2026-06-03T19:56:00Z" w:id="189"/>
          <w:b/>
          <w:bCs/>
          <w:color w:val="003366"/>
          <w:sz w:val="28"/>
          <w:szCs w:val="28"/>
        </w:rPr>
      </w:pPr>
      <w:ins w:author="Juan Pablo Silva Fernandez" w:date="2026-06-03T15:56:00Z" w16du:dateUtc="2026-06-03T19:56:00Z" w:id="190">
        <w:r>
          <w:br w:type="page"/>
        </w:r>
      </w:ins>
    </w:p>
    <w:p w:rsidR="00B3143F" w:rsidRDefault="00B3143F" w14:paraId="47126DC7" w14:textId="77777777">
      <w:pPr>
        <w:pStyle w:val="Ttulo1"/>
        <w:rPr>
          <w:ins w:author="Juan Pablo Silva Fernandez" w:date="2026-06-03T15:55:00Z" w16du:dateUtc="2026-06-03T19:55:00Z" w:id="191"/>
        </w:rPr>
      </w:pPr>
    </w:p>
    <w:p w:rsidR="00D26A8E" w:rsidRDefault="00154387" w14:paraId="14603227" w14:textId="23C4E5F6">
      <w:pPr>
        <w:pStyle w:val="Ttulo1"/>
      </w:pPr>
      <w:r>
        <w:t>9. Requerimientos No Funcionales</w:t>
      </w:r>
    </w:p>
    <w:tbl>
      <w:tblPr>
        <w:tblW w:w="97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00"/>
        <w:gridCol w:w="2000"/>
        <w:gridCol w:w="6960"/>
      </w:tblGrid>
      <w:tr w:rsidR="00054B62" w14:paraId="1460322B" w14:textId="77777777">
        <w:tc>
          <w:tcPr>
            <w:tcW w:w="8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vAlign w:val="center"/>
          </w:tcPr>
          <w:p w:rsidR="00D26A8E" w:rsidRDefault="00154387" w14:paraId="14603228" w14:textId="77777777">
            <w:r>
              <w:rPr>
                <w:b/>
                <w:bCs/>
                <w:color w:val="003366"/>
                <w:sz w:val="18"/>
                <w:szCs w:val="18"/>
              </w:rPr>
              <w:t>#</w:t>
            </w:r>
          </w:p>
        </w:tc>
        <w:tc>
          <w:tcPr>
            <w:tcW w:w="20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vAlign w:val="center"/>
          </w:tcPr>
          <w:p w:rsidR="00D26A8E" w:rsidRDefault="00154387" w14:paraId="14603229" w14:textId="77777777">
            <w:r>
              <w:rPr>
                <w:b/>
                <w:bCs/>
                <w:color w:val="003366"/>
                <w:sz w:val="18"/>
                <w:szCs w:val="18"/>
              </w:rPr>
              <w:t>Categoría</w:t>
            </w:r>
          </w:p>
        </w:tc>
        <w:tc>
          <w:tcPr>
            <w:tcW w:w="696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vAlign w:val="center"/>
          </w:tcPr>
          <w:p w:rsidR="00D26A8E" w:rsidRDefault="00154387" w14:paraId="1460322A" w14:textId="77777777">
            <w:r>
              <w:rPr>
                <w:b/>
                <w:bCs/>
                <w:color w:val="003366"/>
                <w:sz w:val="18"/>
                <w:szCs w:val="18"/>
              </w:rPr>
              <w:t>Descripción</w:t>
            </w:r>
          </w:p>
        </w:tc>
      </w:tr>
      <w:tr w:rsidR="00054B62" w14:paraId="1460322F" w14:textId="77777777">
        <w:tc>
          <w:tcPr>
            <w:tcW w:w="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22C" w14:textId="77777777">
            <w:r>
              <w:rPr>
                <w:color w:val="1A1A2E"/>
                <w:sz w:val="18"/>
                <w:szCs w:val="18"/>
              </w:rPr>
              <w:t>RNF-001</w:t>
            </w:r>
          </w:p>
        </w:tc>
        <w:tc>
          <w:tcPr>
            <w:tcW w:w="2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22D" w14:textId="77777777">
            <w:r>
              <w:rPr>
                <w:color w:val="1A1A2E"/>
                <w:sz w:val="18"/>
                <w:szCs w:val="18"/>
              </w:rPr>
              <w:t>Disponibilidad</w:t>
            </w:r>
          </w:p>
        </w:tc>
        <w:tc>
          <w:tcPr>
            <w:tcW w:w="6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22E" w14:textId="77777777">
            <w:r>
              <w:rPr>
                <w:color w:val="1A1A2E"/>
                <w:sz w:val="18"/>
                <w:szCs w:val="18"/>
              </w:rPr>
              <w:t>El sistema debe estar disponible 24/7 con un SLA de al menos 99,5% mensual, excepto por mantenimientos programados.</w:t>
            </w:r>
          </w:p>
        </w:tc>
      </w:tr>
      <w:tr w:rsidR="00054B62" w14:paraId="14603233" w14:textId="77777777">
        <w:tc>
          <w:tcPr>
            <w:tcW w:w="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230" w14:textId="77777777">
            <w:r>
              <w:rPr>
                <w:color w:val="1A1A2E"/>
                <w:sz w:val="18"/>
                <w:szCs w:val="18"/>
              </w:rPr>
              <w:t>RNF-002</w:t>
            </w:r>
          </w:p>
        </w:tc>
        <w:tc>
          <w:tcPr>
            <w:tcW w:w="2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231" w14:textId="77777777">
            <w:r>
              <w:rPr>
                <w:color w:val="1A1A2E"/>
                <w:sz w:val="18"/>
                <w:szCs w:val="18"/>
              </w:rPr>
              <w:t>Rendimiento</w:t>
            </w:r>
          </w:p>
        </w:tc>
        <w:tc>
          <w:tcPr>
            <w:tcW w:w="6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232" w14:textId="77777777">
            <w:r>
              <w:rPr>
                <w:color w:val="1A1A2E"/>
                <w:sz w:val="18"/>
                <w:szCs w:val="18"/>
              </w:rPr>
              <w:t>El tiempo de respuesta para operaciones críticas (cálculo de beneficios, confirmación de pago) debe ser inferior a 5 segundos.</w:t>
            </w:r>
          </w:p>
        </w:tc>
      </w:tr>
      <w:tr w:rsidR="00054B62" w14:paraId="14603237" w14:textId="77777777">
        <w:tc>
          <w:tcPr>
            <w:tcW w:w="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234" w14:textId="77777777">
            <w:r>
              <w:rPr>
                <w:color w:val="1A1A2E"/>
                <w:sz w:val="18"/>
                <w:szCs w:val="18"/>
              </w:rPr>
              <w:t>RNF-003</w:t>
            </w:r>
          </w:p>
        </w:tc>
        <w:tc>
          <w:tcPr>
            <w:tcW w:w="2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235" w14:textId="77777777">
            <w:r>
              <w:rPr>
                <w:color w:val="1A1A2E"/>
                <w:sz w:val="18"/>
                <w:szCs w:val="18"/>
              </w:rPr>
              <w:t>Seguridad</w:t>
            </w:r>
          </w:p>
        </w:tc>
        <w:tc>
          <w:tcPr>
            <w:tcW w:w="6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236" w14:textId="77777777">
            <w:r>
              <w:rPr>
                <w:color w:val="1A1A2E"/>
                <w:sz w:val="18"/>
                <w:szCs w:val="18"/>
              </w:rPr>
              <w:t xml:space="preserve">Todas las comunicaciones deben estar cifradas (HTTPS/TLS). El sistema debe implementar autenticación </w:t>
            </w:r>
            <w:proofErr w:type="spellStart"/>
            <w:r>
              <w:rPr>
                <w:color w:val="1A1A2E"/>
                <w:sz w:val="18"/>
                <w:szCs w:val="18"/>
              </w:rPr>
              <w:t>multifactor</w:t>
            </w:r>
            <w:proofErr w:type="spellEnd"/>
            <w:r>
              <w:rPr>
                <w:color w:val="1A1A2E"/>
                <w:sz w:val="18"/>
                <w:szCs w:val="18"/>
              </w:rPr>
              <w:t xml:space="preserve"> (OTP) para validaciones críticas.</w:t>
            </w:r>
          </w:p>
        </w:tc>
      </w:tr>
      <w:tr w:rsidR="00054B62" w14:paraId="1460323B" w14:textId="77777777">
        <w:tc>
          <w:tcPr>
            <w:tcW w:w="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238" w14:textId="77777777">
            <w:r>
              <w:rPr>
                <w:color w:val="1A1A2E"/>
                <w:sz w:val="18"/>
                <w:szCs w:val="18"/>
              </w:rPr>
              <w:t>RNF-004</w:t>
            </w:r>
          </w:p>
        </w:tc>
        <w:tc>
          <w:tcPr>
            <w:tcW w:w="2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239" w14:textId="77777777">
            <w:r>
              <w:rPr>
                <w:color w:val="1A1A2E"/>
                <w:sz w:val="18"/>
                <w:szCs w:val="18"/>
              </w:rPr>
              <w:t>Usabilidad</w:t>
            </w:r>
          </w:p>
        </w:tc>
        <w:tc>
          <w:tcPr>
            <w:tcW w:w="6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23A" w14:textId="77777777">
            <w:r>
              <w:rPr>
                <w:color w:val="1A1A2E"/>
                <w:sz w:val="18"/>
                <w:szCs w:val="18"/>
              </w:rPr>
              <w:t xml:space="preserve">La interfaz debe ser responsiva y operable desde dispositivos móviles, </w:t>
            </w:r>
            <w:proofErr w:type="spellStart"/>
            <w:r>
              <w:rPr>
                <w:color w:val="1A1A2E"/>
                <w:sz w:val="18"/>
                <w:szCs w:val="18"/>
              </w:rPr>
              <w:t>tablet</w:t>
            </w:r>
            <w:proofErr w:type="spellEnd"/>
            <w:r>
              <w:rPr>
                <w:color w:val="1A1A2E"/>
                <w:sz w:val="18"/>
                <w:szCs w:val="18"/>
              </w:rPr>
              <w:t xml:space="preserve"> y desktop, sin requerir instalación de software adicional.</w:t>
            </w:r>
          </w:p>
        </w:tc>
      </w:tr>
      <w:tr w:rsidR="00054B62" w14:paraId="1460323F" w14:textId="77777777">
        <w:tc>
          <w:tcPr>
            <w:tcW w:w="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23C" w14:textId="77777777">
            <w:r>
              <w:rPr>
                <w:color w:val="1A1A2E"/>
                <w:sz w:val="18"/>
                <w:szCs w:val="18"/>
              </w:rPr>
              <w:t>RNF-005</w:t>
            </w:r>
          </w:p>
        </w:tc>
        <w:tc>
          <w:tcPr>
            <w:tcW w:w="2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23D" w14:textId="77777777">
            <w:r>
              <w:rPr>
                <w:color w:val="1A1A2E"/>
                <w:sz w:val="18"/>
                <w:szCs w:val="18"/>
              </w:rPr>
              <w:t>Auditabilidad</w:t>
            </w:r>
          </w:p>
        </w:tc>
        <w:tc>
          <w:tcPr>
            <w:tcW w:w="6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23E" w14:textId="77777777">
            <w:r>
              <w:rPr>
                <w:color w:val="1A1A2E"/>
                <w:sz w:val="18"/>
                <w:szCs w:val="18"/>
              </w:rPr>
              <w:t>Todas las operaciones críticas (validaciones, cálculos de beneficios, pagos, confirmaciones) deben generar registros de auditoría con fecha/hora y usuario.</w:t>
            </w:r>
          </w:p>
        </w:tc>
      </w:tr>
      <w:tr w:rsidR="00054B62" w14:paraId="14603243" w14:textId="77777777">
        <w:tc>
          <w:tcPr>
            <w:tcW w:w="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240" w14:textId="77777777">
            <w:r>
              <w:rPr>
                <w:color w:val="1A1A2E"/>
                <w:sz w:val="18"/>
                <w:szCs w:val="18"/>
              </w:rPr>
              <w:t>RNF-006</w:t>
            </w:r>
          </w:p>
        </w:tc>
        <w:tc>
          <w:tcPr>
            <w:tcW w:w="2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241" w14:textId="77777777">
            <w:r>
              <w:rPr>
                <w:color w:val="1A1A2E"/>
                <w:sz w:val="18"/>
                <w:szCs w:val="18"/>
              </w:rPr>
              <w:t>Compatibilidad</w:t>
            </w:r>
          </w:p>
        </w:tc>
        <w:tc>
          <w:tcPr>
            <w:tcW w:w="6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242" w14:textId="64B066EB">
            <w:r>
              <w:rPr>
                <w:color w:val="1A1A2E"/>
                <w:sz w:val="18"/>
                <w:szCs w:val="18"/>
              </w:rPr>
              <w:t xml:space="preserve">Debe ser compatible con los navegadores más utilizados: Chrome, Firefox, Edge y Safari (versiones de los últimos 2 años). </w:t>
            </w:r>
          </w:p>
        </w:tc>
      </w:tr>
      <w:tr w:rsidR="00054B62" w14:paraId="14603247" w14:textId="77777777">
        <w:tc>
          <w:tcPr>
            <w:tcW w:w="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244" w14:textId="77777777">
            <w:r>
              <w:rPr>
                <w:color w:val="1A1A2E"/>
                <w:sz w:val="18"/>
                <w:szCs w:val="18"/>
              </w:rPr>
              <w:t>RNF-007</w:t>
            </w:r>
          </w:p>
        </w:tc>
        <w:tc>
          <w:tcPr>
            <w:tcW w:w="2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245" w14:textId="77777777">
            <w:r>
              <w:rPr>
                <w:color w:val="1A1A2E"/>
                <w:sz w:val="18"/>
                <w:szCs w:val="18"/>
              </w:rPr>
              <w:t>Recuperación</w:t>
            </w:r>
          </w:p>
        </w:tc>
        <w:tc>
          <w:tcPr>
            <w:tcW w:w="6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246" w14:textId="77777777">
            <w:r>
              <w:rPr>
                <w:color w:val="1A1A2E"/>
                <w:sz w:val="18"/>
                <w:szCs w:val="18"/>
              </w:rPr>
              <w:t xml:space="preserve">En caso de error en pasarela de pago, el sistema debe permitir reintento sin perder el estado del proceso de </w:t>
            </w:r>
            <w:proofErr w:type="spellStart"/>
            <w:r>
              <w:rPr>
                <w:color w:val="1A1A2E"/>
                <w:sz w:val="18"/>
                <w:szCs w:val="18"/>
              </w:rPr>
              <w:t>rematrícula</w:t>
            </w:r>
            <w:proofErr w:type="spellEnd"/>
            <w:r>
              <w:rPr>
                <w:color w:val="1A1A2E"/>
                <w:sz w:val="18"/>
                <w:szCs w:val="18"/>
              </w:rPr>
              <w:t>.</w:t>
            </w:r>
          </w:p>
        </w:tc>
      </w:tr>
      <w:tr w:rsidR="00A2027A" w:rsidTr="01C53337" w14:paraId="4D492685" w14:textId="77777777">
        <w:tc>
          <w:tcPr>
            <w:tcW w:w="800" w:type="dxa"/>
            <w:tcBorders>
              <w:top w:val="single" w:color="CCCCCC" w:sz="1" w:space="0"/>
              <w:left w:val="single" w:color="CCCCCC" w:sz="1" w:space="0"/>
              <w:bottom w:val="single" w:color="CCCCCC" w:sz="1" w:space="0"/>
              <w:right w:val="single" w:color="CCCCCC" w:sz="1" w:space="0"/>
            </w:tcBorders>
            <w:shd w:val="clear" w:color="auto" w:fill="EBF5FB"/>
            <w:tcMar>
              <w:top w:w="80" w:type="dxa"/>
              <w:left w:w="120" w:type="dxa"/>
              <w:bottom w:w="80" w:type="dxa"/>
              <w:right w:w="120" w:type="dxa"/>
            </w:tcMar>
            <w:vAlign w:val="center"/>
          </w:tcPr>
          <w:p w:rsidR="00D26A8E" w:rsidRDefault="00154387" w14:paraId="02A8F002" w14:textId="77777777">
            <w:r>
              <w:rPr>
                <w:color w:val="1A1A2E"/>
                <w:sz w:val="18"/>
                <w:szCs w:val="18"/>
                <w:shd w:val="clear" w:color="auto" w:fill="FFF2CC"/>
              </w:rPr>
              <w:t>RNF-009</w:t>
            </w:r>
          </w:p>
        </w:tc>
        <w:tc>
          <w:tcPr>
            <w:tcW w:w="2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260C31B4" w14:textId="77777777">
            <w:r>
              <w:rPr>
                <w:color w:val="1A1A2E"/>
                <w:sz w:val="18"/>
                <w:szCs w:val="18"/>
                <w:shd w:val="clear" w:color="auto" w:fill="FFF2CC"/>
              </w:rPr>
              <w:t>Integración CRM y Alertas</w:t>
            </w:r>
          </w:p>
        </w:tc>
        <w:tc>
          <w:tcPr>
            <w:tcW w:w="6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3CDB89FB" w14:textId="77777777">
            <w:r>
              <w:rPr>
                <w:color w:val="1A1A2E"/>
                <w:sz w:val="18"/>
                <w:szCs w:val="18"/>
                <w:shd w:val="clear" w:color="auto" w:fill="FFF2CC"/>
              </w:rPr>
              <w:t xml:space="preserve">El sistema debe integrarse con el CRM institucional para enviar alertas automáticas ante eventos relevantes durante la </w:t>
            </w:r>
            <w:proofErr w:type="spellStart"/>
            <w:r>
              <w:rPr>
                <w:color w:val="1A1A2E"/>
                <w:sz w:val="18"/>
                <w:szCs w:val="18"/>
                <w:shd w:val="clear" w:color="auto" w:fill="FFF2CC"/>
              </w:rPr>
              <w:t>rematrícula</w:t>
            </w:r>
            <w:proofErr w:type="spellEnd"/>
            <w:r>
              <w:rPr>
                <w:color w:val="1A1A2E"/>
                <w:sz w:val="18"/>
                <w:szCs w:val="18"/>
                <w:shd w:val="clear" w:color="auto" w:fill="FFF2CC"/>
              </w:rPr>
              <w:t xml:space="preserve">, incluyendo: (a) sesiones de </w:t>
            </w:r>
            <w:proofErr w:type="spellStart"/>
            <w:r>
              <w:rPr>
                <w:color w:val="1A1A2E"/>
                <w:sz w:val="18"/>
                <w:szCs w:val="18"/>
                <w:shd w:val="clear" w:color="auto" w:fill="FFF2CC"/>
              </w:rPr>
              <w:t>rematrícula</w:t>
            </w:r>
            <w:proofErr w:type="spellEnd"/>
            <w:r>
              <w:rPr>
                <w:color w:val="1A1A2E"/>
                <w:sz w:val="18"/>
                <w:szCs w:val="18"/>
                <w:shd w:val="clear" w:color="auto" w:fill="FFF2CC"/>
              </w:rPr>
              <w:t xml:space="preserve"> incompletas o abandonadas por más de 24 horas, (b) declaración de condición de discapacidad por parte del alumno (RF-021), (c) errores recurrentes en pasarela de pago para un mismo alumno, y (d) procesos en estado “Pendiente de firma” por más de 48 horas. Las alertas deben incluir RUT del alumno, evento, </w:t>
            </w:r>
            <w:proofErr w:type="spellStart"/>
            <w:r>
              <w:rPr>
                <w:color w:val="1A1A2E"/>
                <w:sz w:val="18"/>
                <w:szCs w:val="18"/>
                <w:shd w:val="clear" w:color="auto" w:fill="FFF2CC"/>
              </w:rPr>
              <w:t>timestamp</w:t>
            </w:r>
            <w:proofErr w:type="spellEnd"/>
            <w:r>
              <w:rPr>
                <w:color w:val="1A1A2E"/>
                <w:sz w:val="18"/>
                <w:szCs w:val="18"/>
                <w:shd w:val="clear" w:color="auto" w:fill="FFF2CC"/>
              </w:rPr>
              <w:t xml:space="preserve"> y datos de contexto relevantes.</w:t>
            </w:r>
          </w:p>
        </w:tc>
      </w:tr>
    </w:tbl>
    <w:p w:rsidR="00D26A8E" w:rsidRDefault="00D26A8E" w14:paraId="14603248" w14:textId="77777777">
      <w:pPr>
        <w:spacing w:after="80"/>
      </w:pPr>
    </w:p>
    <w:p w:rsidR="00D26A8E" w:rsidRDefault="00154387" w14:paraId="14603249" w14:textId="77777777">
      <w:r>
        <w:br w:type="page"/>
      </w:r>
    </w:p>
    <w:p w:rsidR="00D26A8E" w:rsidRDefault="00154387" w14:paraId="1460324A" w14:textId="77777777">
      <w:pPr>
        <w:pStyle w:val="Ttulo1"/>
      </w:pPr>
      <w:r>
        <w:t>10. Casos de Uso</w:t>
      </w:r>
    </w:p>
    <w:p w:rsidR="00D26A8E" w:rsidRDefault="00D26A8E" w14:paraId="14603293" w14:textId="77777777">
      <w:pPr>
        <w:spacing w:after="80"/>
      </w:pPr>
    </w:p>
    <w:p w:rsidR="00717269" w:rsidP="00717269" w:rsidRDefault="00717269" w14:paraId="7BE5D017" w14:textId="77777777">
      <w:pPr>
        <w:spacing w:after="80"/>
      </w:pPr>
    </w:p>
    <w:p w:rsidR="00717269" w:rsidP="00717269" w:rsidRDefault="00717269" w14:paraId="3A6D0914" w14:textId="77777777">
      <w:pPr>
        <w:jc w:val="center"/>
      </w:pPr>
      <w:r>
        <w:rPr>
          <w:noProof/>
        </w:rPr>
        <w:drawing>
          <wp:inline distT="0" distB="0" distL="0" distR="0" wp14:anchorId="71641F8B" wp14:editId="725FD93D">
            <wp:extent cx="5905500" cy="3800475"/>
            <wp:effectExtent l="0" t="0" r="0" b="0"/>
            <wp:docPr id="1" name="DiagramaCU" descr="UML Use Case Diagram UNI-023" title="Diagrama de Casos de Uso">
              <a:extLst xmlns:a="http://schemas.openxmlformats.org/drawingml/2006/main">
                <a:ext uri="{FF2B5EF4-FFF2-40B4-BE49-F238E27FC236}">
                  <a16:creationId xmlns:a16="http://schemas.microsoft.com/office/drawing/2014/main" id="{4D0C1E29-26FB-473B-9C93-145C50C651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3800475"/>
                    </a:xfrm>
                    <a:prstGeom prst="rect">
                      <a:avLst/>
                    </a:prstGeom>
                  </pic:spPr>
                </pic:pic>
              </a:graphicData>
            </a:graphic>
          </wp:inline>
        </w:drawing>
      </w:r>
    </w:p>
    <w:p w:rsidR="00717269" w:rsidP="00717269" w:rsidRDefault="00717269" w14:paraId="04020E60" w14:textId="601E5EDB">
      <w:pPr>
        <w:spacing w:after="120"/>
        <w:jc w:val="center"/>
      </w:pPr>
      <w:r>
        <w:rPr>
          <w:i/>
          <w:iCs/>
          <w:color w:val="666666"/>
          <w:sz w:val="18"/>
          <w:szCs w:val="18"/>
        </w:rPr>
        <w:t>Figura 1: Diagrama de Casos de Uso – Sistema de Rematricula Online UNI-023</w:t>
      </w:r>
    </w:p>
    <w:p w:rsidR="00717269" w:rsidP="00717269" w:rsidRDefault="00717269" w14:paraId="5DEE1EA3" w14:textId="77777777">
      <w:pPr>
        <w:spacing w:after="80"/>
      </w:pPr>
    </w:p>
    <w:p w:rsidR="00C67C71" w:rsidP="00717269" w:rsidRDefault="00717269" w14:paraId="4C7BF849" w14:textId="59350A9A">
      <w:r>
        <w:br w:type="page"/>
      </w:r>
    </w:p>
    <w:p w:rsidR="00C67C71" w:rsidRDefault="00C67C71" w14:paraId="08A4F1E4" w14:textId="77777777">
      <w:pPr>
        <w:spacing w:after="80"/>
      </w:pPr>
    </w:p>
    <w:p w:rsidR="00C67C71" w:rsidP="00C67C71" w:rsidRDefault="00C67C71" w14:paraId="193C5869" w14:textId="7C5E488F">
      <w:pPr>
        <w:pStyle w:val="Ttulo2"/>
        <w:spacing w:before="260" w:after="100"/>
      </w:pPr>
      <w:r>
        <w:t>CU-001 – Procesar Rematricula Online Completa</w:t>
      </w:r>
    </w:p>
    <w:tbl>
      <w:tblPr>
        <w:tblW w:w="97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7560"/>
      </w:tblGrid>
      <w:tr w:rsidR="0076488B" w:rsidTr="00252F8F" w14:paraId="31325D1C" w14:textId="77777777">
        <w:tc>
          <w:tcPr>
            <w:tcW w:w="0" w:type="auto"/>
            <w:gridSpan w:val="2"/>
            <w:tcBorders>
              <w:top w:val="single" w:color="003366" w:sz="1" w:space="0"/>
              <w:left w:val="single" w:color="003366" w:sz="1" w:space="0"/>
              <w:bottom w:val="single" w:color="003366" w:sz="1" w:space="0"/>
              <w:right w:val="single" w:color="003366" w:sz="1" w:space="0"/>
            </w:tcBorders>
            <w:shd w:val="clear" w:color="auto" w:fill="003366"/>
            <w:tcMar>
              <w:top w:w="100" w:type="dxa"/>
              <w:left w:w="160" w:type="dxa"/>
              <w:bottom w:w="100" w:type="dxa"/>
              <w:right w:w="160" w:type="dxa"/>
            </w:tcMar>
          </w:tcPr>
          <w:p w:rsidR="00C67C71" w:rsidP="00252F8F" w:rsidRDefault="00C67C71" w14:paraId="3B186047" w14:textId="0C6D640A">
            <w:r>
              <w:rPr>
                <w:b/>
                <w:bCs/>
                <w:color w:val="FFFFFF"/>
              </w:rPr>
              <w:t>CU-001 – Procesar Rematricula Online Completa</w:t>
            </w:r>
          </w:p>
        </w:tc>
      </w:tr>
      <w:tr w:rsidR="00F92307" w:rsidTr="00252F8F" w14:paraId="52BF6E58"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742AC26D" w14:textId="77777777">
            <w:r>
              <w:rPr>
                <w:b/>
                <w:bCs/>
                <w:color w:val="003366"/>
                <w:sz w:val="18"/>
                <w:szCs w:val="18"/>
              </w:rPr>
              <w:t>ID Caso de Uso</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2771C5D6" w14:textId="77777777">
            <w:r>
              <w:rPr>
                <w:color w:val="1A1A2E"/>
                <w:sz w:val="18"/>
                <w:szCs w:val="18"/>
              </w:rPr>
              <w:t>CU-001</w:t>
            </w:r>
          </w:p>
        </w:tc>
      </w:tr>
      <w:tr w:rsidR="00F92307" w:rsidTr="00252F8F" w14:paraId="456A8BFC"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14F90A60" w14:textId="77777777">
            <w:r>
              <w:rPr>
                <w:b/>
                <w:bCs/>
                <w:color w:val="003366"/>
                <w:sz w:val="18"/>
                <w:szCs w:val="18"/>
              </w:rPr>
              <w:t>RF Asociado</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310FC7A3" w14:textId="77777777">
            <w:r>
              <w:rPr>
                <w:color w:val="1A1A2E"/>
                <w:sz w:val="18"/>
                <w:szCs w:val="18"/>
              </w:rPr>
              <w:t>RF-001</w:t>
            </w:r>
          </w:p>
        </w:tc>
      </w:tr>
      <w:tr w:rsidR="00F92307" w:rsidTr="00252F8F" w14:paraId="71C1A572"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23891F3C" w14:textId="77777777">
            <w:r>
              <w:rPr>
                <w:b/>
                <w:bCs/>
                <w:color w:val="003366"/>
                <w:sz w:val="18"/>
                <w:szCs w:val="18"/>
              </w:rPr>
              <w:t>Criticidad</w:t>
            </w:r>
          </w:p>
        </w:tc>
        <w:tc>
          <w:tcPr>
            <w:tcW w:w="7560" w:type="dxa"/>
            <w:tcBorders>
              <w:top w:val="single" w:color="CCCCCC" w:sz="1" w:space="0"/>
              <w:left w:val="single" w:color="CCCCCC" w:sz="1" w:space="0"/>
              <w:bottom w:val="single" w:color="CCCCCC" w:sz="1" w:space="0"/>
              <w:right w:val="single" w:color="CCCCCC" w:sz="1" w:space="0"/>
            </w:tcBorders>
            <w:shd w:val="clear" w:color="auto" w:fill="E3F2FD"/>
            <w:tcMar>
              <w:top w:w="80" w:type="dxa"/>
              <w:left w:w="120" w:type="dxa"/>
              <w:bottom w:w="80" w:type="dxa"/>
              <w:right w:w="120" w:type="dxa"/>
            </w:tcMar>
          </w:tcPr>
          <w:p w:rsidR="00C67C71" w:rsidP="00252F8F" w:rsidRDefault="00C67C71" w14:paraId="5E800EB9" w14:textId="77777777">
            <w:r>
              <w:rPr>
                <w:color w:val="1A1A2E"/>
                <w:sz w:val="18"/>
                <w:szCs w:val="18"/>
              </w:rPr>
              <w:t>Alta</w:t>
            </w:r>
          </w:p>
        </w:tc>
      </w:tr>
      <w:tr w:rsidR="00F92307" w:rsidTr="00252F8F" w14:paraId="219BDF1B"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2CF5093E" w14:textId="77777777">
            <w:r>
              <w:rPr>
                <w:b/>
                <w:bCs/>
                <w:color w:val="003366"/>
                <w:sz w:val="18"/>
                <w:szCs w:val="18"/>
              </w:rPr>
              <w:t>Actor(es) Primario(s)</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4F70488B" w14:textId="77777777">
            <w:r>
              <w:rPr>
                <w:color w:val="1A1A2E"/>
                <w:sz w:val="18"/>
                <w:szCs w:val="18"/>
              </w:rPr>
              <w:t>Alumno (actor principal)</w:t>
            </w:r>
          </w:p>
        </w:tc>
      </w:tr>
      <w:tr w:rsidR="00F92307" w:rsidTr="00252F8F" w14:paraId="706E4300"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73CAC3C8" w14:textId="77777777">
            <w:r>
              <w:rPr>
                <w:b/>
                <w:bCs/>
                <w:color w:val="003366"/>
                <w:sz w:val="18"/>
                <w:szCs w:val="18"/>
              </w:rPr>
              <w:t>Sistemas que Interactúan</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44C5B99B" w14:textId="77777777">
            <w:r>
              <w:rPr>
                <w:color w:val="1A1A2E"/>
                <w:sz w:val="18"/>
                <w:szCs w:val="18"/>
              </w:rPr>
              <w:t>U+, Sistema Académico, Sistema Financiero, Pasarela de Pago</w:t>
            </w:r>
          </w:p>
        </w:tc>
      </w:tr>
      <w:tr w:rsidR="00F92307" w:rsidTr="00252F8F" w14:paraId="1E1F804B"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510D5315" w14:textId="77777777">
            <w:r>
              <w:rPr>
                <w:b/>
                <w:bCs/>
                <w:color w:val="003366"/>
                <w:sz w:val="18"/>
                <w:szCs w:val="18"/>
              </w:rPr>
              <w:t>Precondiciones</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07391EAE" w14:textId="123D9D54">
            <w:pPr>
              <w:spacing w:after="60"/>
            </w:pPr>
            <w:r>
              <w:rPr>
                <w:sz w:val="18"/>
                <w:szCs w:val="18"/>
              </w:rPr>
              <w:t>• El alumno es un alumno vigente.</w:t>
            </w:r>
          </w:p>
          <w:p w:rsidR="00C67C71" w:rsidP="00252F8F" w:rsidRDefault="00C67C71" w14:paraId="355AA8B7" w14:textId="77777777">
            <w:pPr>
              <w:spacing w:after="60"/>
            </w:pPr>
            <w:r>
              <w:rPr>
                <w:sz w:val="18"/>
                <w:szCs w:val="18"/>
              </w:rPr>
              <w:t>• El alumno tiene credenciales activas en U+.</w:t>
            </w:r>
          </w:p>
          <w:p w:rsidR="00C67C71" w:rsidP="00252F8F" w:rsidRDefault="00C67C71" w14:paraId="72075476" w14:textId="2B357256">
            <w:pPr>
              <w:spacing w:after="60"/>
            </w:pPr>
            <w:r>
              <w:rPr>
                <w:sz w:val="18"/>
                <w:szCs w:val="18"/>
              </w:rPr>
              <w:t>• El período de rematricula está habilitado.</w:t>
            </w:r>
          </w:p>
          <w:p w:rsidR="00C67C71" w:rsidP="00252F8F" w:rsidRDefault="00C67C71" w14:paraId="1E4026DC" w14:textId="77777777">
            <w:pPr>
              <w:spacing w:after="60"/>
            </w:pPr>
            <w:r>
              <w:rPr>
                <w:sz w:val="18"/>
                <w:szCs w:val="18"/>
              </w:rPr>
              <w:t>• Los aranceles y beneficios están actualizados en el sistema.</w:t>
            </w:r>
          </w:p>
        </w:tc>
      </w:tr>
      <w:tr w:rsidR="00F92307" w:rsidTr="00252F8F" w14:paraId="44FBD16B"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398983D4" w14:textId="77777777">
            <w:r>
              <w:rPr>
                <w:b/>
                <w:bCs/>
                <w:color w:val="003366"/>
                <w:sz w:val="18"/>
                <w:szCs w:val="18"/>
              </w:rPr>
              <w:t>Postcondición de éxito</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6B9339E6" w14:textId="77777777">
            <w:pPr>
              <w:spacing w:after="60"/>
            </w:pPr>
            <w:r>
              <w:rPr>
                <w:sz w:val="18"/>
                <w:szCs w:val="18"/>
              </w:rPr>
              <w:t>• La matrícula queda confirmada y registrada en el sistema institucional.</w:t>
            </w:r>
          </w:p>
          <w:p w:rsidR="00C67C71" w:rsidP="00252F8F" w:rsidRDefault="00C67C71" w14:paraId="0A211D40" w14:textId="77777777">
            <w:pPr>
              <w:spacing w:after="60"/>
            </w:pPr>
            <w:r>
              <w:rPr>
                <w:sz w:val="18"/>
                <w:szCs w:val="18"/>
              </w:rPr>
              <w:t>• Se genera un comprobante de matrícula para el alumno.</w:t>
            </w:r>
          </w:p>
          <w:p w:rsidR="00C67C71" w:rsidP="00252F8F" w:rsidRDefault="00C67C71" w14:paraId="336BDAEC" w14:textId="77777777">
            <w:pPr>
              <w:spacing w:after="60"/>
            </w:pPr>
            <w:r>
              <w:rPr>
                <w:sz w:val="18"/>
                <w:szCs w:val="18"/>
              </w:rPr>
              <w:t>• El pago queda procesado y registrado.</w:t>
            </w:r>
          </w:p>
          <w:p w:rsidR="00C67C71" w:rsidP="00252F8F" w:rsidRDefault="00C67C71" w14:paraId="4BBA4BD4" w14:textId="77777777">
            <w:pPr>
              <w:spacing w:after="60"/>
            </w:pPr>
            <w:r>
              <w:rPr>
                <w:sz w:val="18"/>
                <w:szCs w:val="18"/>
              </w:rPr>
              <w:t>• Se genera el contrato/pagaré correspondiente según forma de pago.</w:t>
            </w:r>
          </w:p>
        </w:tc>
      </w:tr>
      <w:tr w:rsidR="00F92307" w:rsidTr="00252F8F" w14:paraId="07C84A56"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0B9DC1B4" w14:textId="77777777">
            <w:r>
              <w:rPr>
                <w:b/>
                <w:bCs/>
                <w:color w:val="003366"/>
                <w:sz w:val="18"/>
                <w:szCs w:val="18"/>
              </w:rPr>
              <w:t>Flujo Principal</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3E1CC2F9" w14:textId="77777777">
            <w:pPr>
              <w:spacing w:after="60"/>
            </w:pPr>
            <w:r>
              <w:rPr>
                <w:b/>
                <w:bCs/>
                <w:sz w:val="18"/>
                <w:szCs w:val="18"/>
              </w:rPr>
              <w:t>Actor</w:t>
            </w:r>
          </w:p>
          <w:p w:rsidR="00C67C71" w:rsidP="00252F8F" w:rsidRDefault="00C67C71" w14:paraId="7070A737" w14:textId="34F449AC">
            <w:pPr>
              <w:spacing w:after="60"/>
            </w:pPr>
            <w:r>
              <w:rPr>
                <w:sz w:val="18"/>
                <w:szCs w:val="18"/>
              </w:rPr>
              <w:t>1. [Alumno] Accede al portal de rematricula online.</w:t>
            </w:r>
          </w:p>
          <w:p w:rsidR="00C67C71" w:rsidP="00252F8F" w:rsidRDefault="00C67C71" w14:paraId="2CCBE43D" w14:textId="77777777">
            <w:pPr>
              <w:spacing w:after="60"/>
            </w:pPr>
            <w:r>
              <w:rPr>
                <w:sz w:val="18"/>
                <w:szCs w:val="18"/>
              </w:rPr>
              <w:t>2. [Sistema] Solicita autenticación (incluye CU-002).</w:t>
            </w:r>
          </w:p>
          <w:p w:rsidR="00C67C71" w:rsidP="00252F8F" w:rsidRDefault="00C67C71" w14:paraId="24FFCA5C" w14:textId="77777777">
            <w:pPr>
              <w:spacing w:after="60"/>
            </w:pPr>
            <w:r>
              <w:rPr>
                <w:sz w:val="18"/>
                <w:szCs w:val="18"/>
              </w:rPr>
              <w:t>3. [Sistema] Carga y muestra los datos personales del alumno (incluye CU-003).</w:t>
            </w:r>
          </w:p>
          <w:p w:rsidR="00C67C71" w:rsidP="00252F8F" w:rsidRDefault="00C67C71" w14:paraId="0402E8DE" w14:textId="77777777">
            <w:pPr>
              <w:spacing w:after="60"/>
            </w:pPr>
            <w:r>
              <w:rPr>
                <w:sz w:val="18"/>
                <w:szCs w:val="18"/>
              </w:rPr>
              <w:t>4. [Alumno] Revisa sus datos. Si necesita editar, inicia CU-004. Puede declarar condición de discapacidad (CU-021).</w:t>
            </w:r>
          </w:p>
          <w:p w:rsidR="00C67C71" w:rsidP="00252F8F" w:rsidRDefault="00C67C71" w14:paraId="7EAC3E06" w14:textId="77777777">
            <w:pPr>
              <w:spacing w:after="60"/>
            </w:pPr>
            <w:r>
              <w:rPr>
                <w:sz w:val="18"/>
                <w:szCs w:val="18"/>
              </w:rPr>
              <w:t>5. [Sistema] Muestra carreras vigentes del RUT (incluye CU-007).</w:t>
            </w:r>
          </w:p>
          <w:p w:rsidR="00C67C71" w:rsidP="00252F8F" w:rsidRDefault="00C67C71" w14:paraId="30D460EB" w14:textId="77777777">
            <w:pPr>
              <w:spacing w:after="60"/>
            </w:pPr>
            <w:r>
              <w:rPr>
                <w:sz w:val="18"/>
                <w:szCs w:val="18"/>
              </w:rPr>
              <w:t>6. [Alumno] Selecciona la carrera y visualiza el detalle (incluye CU-008).</w:t>
            </w:r>
          </w:p>
          <w:p w:rsidR="00C67C71" w:rsidP="00252F8F" w:rsidRDefault="00C67C71" w14:paraId="5E96F10F" w14:textId="77777777">
            <w:pPr>
              <w:spacing w:after="60"/>
            </w:pPr>
            <w:r>
              <w:rPr>
                <w:sz w:val="18"/>
                <w:szCs w:val="18"/>
              </w:rPr>
              <w:t>7. [Sistema] Valida el promedio académico según el período (incluye CU-010 o CU-011).</w:t>
            </w:r>
          </w:p>
          <w:p w:rsidR="00C67C71" w:rsidP="00252F8F" w:rsidRDefault="00C67C71" w14:paraId="5FAAB68C" w14:textId="77777777">
            <w:pPr>
              <w:spacing w:after="60"/>
            </w:pPr>
            <w:r>
              <w:rPr>
                <w:sz w:val="18"/>
                <w:szCs w:val="18"/>
              </w:rPr>
              <w:t>8. [Sistema] Valida la morosidad del alumno según período (CU-016 para anticipada / CU-017 para regular).</w:t>
            </w:r>
          </w:p>
          <w:p w:rsidR="00C67C71" w:rsidP="00252F8F" w:rsidRDefault="00C67C71" w14:paraId="3329FA7E" w14:textId="77777777">
            <w:pPr>
              <w:spacing w:after="60"/>
            </w:pPr>
            <w:r>
              <w:rPr>
                <w:sz w:val="18"/>
                <w:szCs w:val="18"/>
              </w:rPr>
              <w:t>9. [Sistema] Calcula y muestra la matriz de beneficios (incluye CU-012).</w:t>
            </w:r>
          </w:p>
          <w:p w:rsidR="00C67C71" w:rsidP="00252F8F" w:rsidRDefault="00C67C71" w14:paraId="6C7B813F" w14:textId="77777777">
            <w:pPr>
              <w:spacing w:after="60"/>
            </w:pPr>
            <w:r>
              <w:rPr>
                <w:sz w:val="18"/>
                <w:szCs w:val="18"/>
              </w:rPr>
              <w:t>10. [Alumno] Revisa los beneficios aplicados. Si tiene CAE/beca ministerial pendiente, puede guardar (extiende CU-015).</w:t>
            </w:r>
          </w:p>
          <w:p w:rsidR="00C67C71" w:rsidP="00252F8F" w:rsidRDefault="00C67C71" w14:paraId="591A470B" w14:textId="77777777">
            <w:pPr>
              <w:spacing w:after="60"/>
            </w:pPr>
            <w:r>
              <w:rPr>
                <w:sz w:val="18"/>
                <w:szCs w:val="18"/>
              </w:rPr>
              <w:t>11. [Alumno] Selecciona la forma de pago.</w:t>
            </w:r>
          </w:p>
          <w:p w:rsidR="00C67C71" w:rsidP="00252F8F" w:rsidRDefault="00C67C71" w14:paraId="60246642" w14:textId="77777777">
            <w:pPr>
              <w:spacing w:after="60"/>
            </w:pPr>
            <w:r>
              <w:rPr>
                <w:sz w:val="18"/>
                <w:szCs w:val="18"/>
              </w:rPr>
              <w:t>12. [Sistema] Habilita los medios de pago correspondientes (incluye CU-018).</w:t>
            </w:r>
          </w:p>
          <w:p w:rsidR="00C67C71" w:rsidP="00252F8F" w:rsidRDefault="00C67C71" w14:paraId="6F73D614" w14:textId="77777777">
            <w:pPr>
              <w:spacing w:after="60"/>
            </w:pPr>
            <w:r>
              <w:rPr>
                <w:sz w:val="18"/>
                <w:szCs w:val="18"/>
              </w:rPr>
              <w:t>13. [Alumno] Realiza el pago mediante el medio habilitado.</w:t>
            </w:r>
          </w:p>
          <w:p w:rsidR="00C67C71" w:rsidP="00252F8F" w:rsidRDefault="00C67C71" w14:paraId="49E8B0E1" w14:textId="77777777">
            <w:pPr>
              <w:spacing w:after="60"/>
            </w:pPr>
            <w:r>
              <w:rPr>
                <w:sz w:val="18"/>
                <w:szCs w:val="18"/>
              </w:rPr>
              <w:t>14. [Sistema] Procesa el pago y genera los documentos (contrato/pagaré/mandato) según corresponda.</w:t>
            </w:r>
          </w:p>
          <w:p w:rsidR="00C67C71" w:rsidP="00252F8F" w:rsidRDefault="00C67C71" w14:paraId="59510A10" w14:textId="77777777">
            <w:pPr>
              <w:spacing w:after="60"/>
            </w:pPr>
            <w:r>
              <w:rPr>
                <w:sz w:val="18"/>
                <w:szCs w:val="18"/>
              </w:rPr>
              <w:t>14b. [Sistema] Presenta los Términos y Condiciones para aceptación (incluye CU-022).</w:t>
            </w:r>
          </w:p>
          <w:p w:rsidR="00C67C71" w:rsidP="00252F8F" w:rsidRDefault="00C67C71" w14:paraId="0F0E1006" w14:textId="77777777">
            <w:pPr>
              <w:spacing w:after="60"/>
            </w:pPr>
            <w:r>
              <w:rPr>
                <w:sz w:val="18"/>
                <w:szCs w:val="18"/>
              </w:rPr>
              <w:t>14c. [Sistema] Habilita firma digital del contrato/pagaré/mandato (incluye CU-019).</w:t>
            </w:r>
          </w:p>
          <w:p w:rsidR="00C67C71" w:rsidP="00252F8F" w:rsidRDefault="00C67C71" w14:paraId="0A5788F9" w14:textId="77777777">
            <w:pPr>
              <w:spacing w:after="60"/>
            </w:pPr>
            <w:r>
              <w:rPr>
                <w:sz w:val="18"/>
                <w:szCs w:val="18"/>
              </w:rPr>
              <w:t>14d. [Alumno] Firma digitalmente los documentos.</w:t>
            </w:r>
          </w:p>
          <w:p w:rsidR="00C67C71" w:rsidP="00252F8F" w:rsidRDefault="00C67C71" w14:paraId="7ED68C10" w14:textId="77777777">
            <w:pPr>
              <w:spacing w:after="60"/>
            </w:pPr>
            <w:r>
              <w:rPr>
                <w:sz w:val="18"/>
                <w:szCs w:val="18"/>
              </w:rPr>
              <w:t>15. [Sistema] Envía comprobante al email institucional del alumno.</w:t>
            </w:r>
          </w:p>
        </w:tc>
      </w:tr>
      <w:tr w:rsidR="00F92307" w:rsidTr="00252F8F" w14:paraId="694DE544"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29D876C5" w14:textId="77777777">
            <w:r>
              <w:rPr>
                <w:b/>
                <w:bCs/>
                <w:color w:val="003366"/>
                <w:sz w:val="18"/>
                <w:szCs w:val="18"/>
              </w:rPr>
              <w:t>Flujos Alternativos</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70513FE0" w14:textId="77777777">
            <w:pPr>
              <w:spacing w:after="60"/>
            </w:pPr>
            <w:r>
              <w:rPr>
                <w:sz w:val="18"/>
                <w:szCs w:val="18"/>
              </w:rPr>
              <w:t>2a. Si las credenciales son incorrectas: el sistema informa el error y permite hasta 3 reintentos. Después bloquea por 15 minutos.</w:t>
            </w:r>
          </w:p>
          <w:p w:rsidR="00C67C71" w:rsidP="00252F8F" w:rsidRDefault="00C67C71" w14:paraId="780C6C2F" w14:textId="77777777">
            <w:pPr>
              <w:spacing w:after="60"/>
            </w:pPr>
            <w:r>
              <w:rPr>
                <w:sz w:val="18"/>
                <w:szCs w:val="18"/>
              </w:rPr>
              <w:t>8a. Si la morosidad excede el límite: el proceso se bloquea. Se puede solicitar excepción al supervisor (CU-016 flujo alternativo).</w:t>
            </w:r>
          </w:p>
          <w:p w:rsidR="00C67C71" w:rsidP="00252F8F" w:rsidRDefault="00C67C71" w14:paraId="0F9F3200" w14:textId="77777777">
            <w:pPr>
              <w:spacing w:after="60"/>
            </w:pPr>
            <w:r>
              <w:rPr>
                <w:sz w:val="18"/>
                <w:szCs w:val="18"/>
              </w:rPr>
              <w:t>13a. Si la pasarela de pago falla: el sistema informa el error y permite reintento o cambio de medio de pago.</w:t>
            </w:r>
          </w:p>
        </w:tc>
      </w:tr>
      <w:tr w:rsidR="00F92307" w:rsidTr="00252F8F" w14:paraId="63D80EFB"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6C61558A" w14:textId="77777777">
            <w:r>
              <w:rPr>
                <w:b/>
                <w:bCs/>
                <w:color w:val="003366"/>
                <w:sz w:val="18"/>
                <w:szCs w:val="18"/>
              </w:rPr>
              <w:t>Flujos de Excepción</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6D1B884A" w14:textId="77777777">
            <w:pPr>
              <w:spacing w:after="60"/>
            </w:pPr>
            <w:r>
              <w:rPr>
                <w:sz w:val="18"/>
                <w:szCs w:val="18"/>
              </w:rPr>
              <w:t>E-01: Sesión expirada (</w:t>
            </w:r>
            <w:proofErr w:type="spellStart"/>
            <w:r>
              <w:rPr>
                <w:sz w:val="18"/>
                <w:szCs w:val="18"/>
              </w:rPr>
              <w:t>timeout</w:t>
            </w:r>
            <w:proofErr w:type="spellEnd"/>
            <w:r>
              <w:rPr>
                <w:sz w:val="18"/>
                <w:szCs w:val="18"/>
              </w:rPr>
              <w:t>) durante el proceso. El sistema guarda el avance y muestra el estado al reingresar.</w:t>
            </w:r>
          </w:p>
          <w:p w:rsidR="00C67C71" w:rsidP="00252F8F" w:rsidRDefault="00C67C71" w14:paraId="54487425" w14:textId="77777777">
            <w:pPr>
              <w:spacing w:after="60"/>
            </w:pPr>
            <w:r>
              <w:rPr>
                <w:sz w:val="18"/>
                <w:szCs w:val="18"/>
              </w:rPr>
              <w:t>E-02: Error de conectividad con el sistema académico. El sistema informa al alumno y sugiere reintentar más tarde.</w:t>
            </w:r>
          </w:p>
          <w:p w:rsidR="00C67C71" w:rsidP="00252F8F" w:rsidRDefault="00C67C71" w14:paraId="7A9C939E" w14:textId="77777777">
            <w:pPr>
              <w:spacing w:after="60"/>
            </w:pPr>
            <w:r>
              <w:rPr>
                <w:sz w:val="18"/>
                <w:szCs w:val="18"/>
              </w:rPr>
              <w:t>E-03: Error en el cálculo de beneficios. El sistema registra el error, notifica al equipo técnico y bloquea el proceso hasta resolución.</w:t>
            </w:r>
            <w:r>
              <w:rPr>
                <w:sz w:val="18"/>
                <w:shd w:val="clear" w:color="auto" w:fill="C6EFCE"/>
              </w:rPr>
              <w:t xml:space="preserve">  E-04: Pago exitoso pero fallo en sistema de firma digital. El sistema preserva el pago, guarda el estado y permite retomar la firma cuando el servicio se restablezca o, en caso prolongado, habilita firma presencial simplificada.</w:t>
            </w:r>
          </w:p>
        </w:tc>
      </w:tr>
      <w:tr w:rsidR="00F92307" w:rsidTr="00252F8F" w14:paraId="603E8597"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72C39350" w14:textId="77777777">
            <w:r>
              <w:rPr>
                <w:b/>
                <w:bCs/>
                <w:color w:val="003366"/>
                <w:sz w:val="18"/>
                <w:szCs w:val="18"/>
              </w:rPr>
              <w:t>Reglas de Negocio Aplicables</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53F765FD" w14:textId="3403D636">
            <w:pPr>
              <w:spacing w:after="60"/>
            </w:pPr>
            <w:r>
              <w:rPr>
                <w:rFonts w:ascii="Segoe UI Symbol" w:hAnsi="Segoe UI Symbol" w:cs="Segoe UI Symbol"/>
                <w:sz w:val="18"/>
                <w:szCs w:val="18"/>
              </w:rPr>
              <w:t>➤</w:t>
            </w:r>
            <w:r>
              <w:rPr>
                <w:sz w:val="18"/>
                <w:szCs w:val="18"/>
              </w:rPr>
              <w:t xml:space="preserve"> Solo alumnos vigentes pueden acceder al proceso.</w:t>
            </w:r>
          </w:p>
          <w:p w:rsidR="00C67C71" w:rsidP="00252F8F" w:rsidRDefault="00C67C71" w14:paraId="55107366" w14:textId="77777777">
            <w:pPr>
              <w:spacing w:after="60"/>
            </w:pPr>
            <w:r>
              <w:rPr>
                <w:rFonts w:ascii="Segoe UI Symbol" w:hAnsi="Segoe UI Symbol" w:cs="Segoe UI Symbol"/>
                <w:sz w:val="18"/>
                <w:szCs w:val="18"/>
              </w:rPr>
              <w:t>➤</w:t>
            </w:r>
            <w:r>
              <w:rPr>
                <w:sz w:val="18"/>
                <w:szCs w:val="18"/>
              </w:rPr>
              <w:t xml:space="preserve"> Becas internas y convenios NO son acumulables entre sí.</w:t>
            </w:r>
          </w:p>
          <w:p w:rsidR="00C67C71" w:rsidP="00252F8F" w:rsidRDefault="00C67C71" w14:paraId="7327FDBF" w14:textId="77777777">
            <w:pPr>
              <w:spacing w:after="60"/>
            </w:pPr>
            <w:r>
              <w:rPr>
                <w:rFonts w:ascii="Segoe UI Symbol" w:hAnsi="Segoe UI Symbol" w:cs="Segoe UI Symbol"/>
                <w:sz w:val="18"/>
                <w:szCs w:val="18"/>
              </w:rPr>
              <w:t>➤</w:t>
            </w:r>
            <w:r>
              <w:rPr>
                <w:sz w:val="18"/>
                <w:szCs w:val="18"/>
              </w:rPr>
              <w:t xml:space="preserve"> La validación de morosidad es una regla fija, no parametrizable.</w:t>
            </w:r>
          </w:p>
        </w:tc>
      </w:tr>
    </w:tbl>
    <w:p w:rsidR="00C67C71" w:rsidP="00C67C71" w:rsidRDefault="00C67C71" w14:paraId="5997DFC6" w14:textId="77777777">
      <w:pPr>
        <w:spacing w:after="80"/>
      </w:pPr>
    </w:p>
    <w:p w:rsidR="00C67C71" w:rsidP="00C67C71" w:rsidRDefault="00C67C71" w14:paraId="32709AAD" w14:textId="77777777">
      <w:r>
        <w:br w:type="page"/>
      </w:r>
    </w:p>
    <w:p w:rsidR="00C67C71" w:rsidP="00C67C71" w:rsidRDefault="00C67C71" w14:paraId="24EAC055" w14:textId="09FD4E26">
      <w:pPr>
        <w:pStyle w:val="Ttulo2"/>
        <w:spacing w:before="260" w:after="100"/>
      </w:pPr>
      <w:r>
        <w:t>CU-002 – Autenticar Alumno (Login U+ / LDAP)</w:t>
      </w:r>
    </w:p>
    <w:tbl>
      <w:tblPr>
        <w:tblW w:w="97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7560"/>
      </w:tblGrid>
      <w:tr w:rsidR="0076488B" w:rsidTr="00252F8F" w14:paraId="47D7AFE9" w14:textId="77777777">
        <w:tc>
          <w:tcPr>
            <w:tcW w:w="0" w:type="auto"/>
            <w:gridSpan w:val="2"/>
            <w:tcBorders>
              <w:top w:val="single" w:color="003366" w:sz="1" w:space="0"/>
              <w:left w:val="single" w:color="003366" w:sz="1" w:space="0"/>
              <w:bottom w:val="single" w:color="003366" w:sz="1" w:space="0"/>
              <w:right w:val="single" w:color="003366" w:sz="1" w:space="0"/>
            </w:tcBorders>
            <w:shd w:val="clear" w:color="auto" w:fill="003366"/>
            <w:tcMar>
              <w:top w:w="100" w:type="dxa"/>
              <w:left w:w="160" w:type="dxa"/>
              <w:bottom w:w="100" w:type="dxa"/>
              <w:right w:w="160" w:type="dxa"/>
            </w:tcMar>
          </w:tcPr>
          <w:p w:rsidR="00C67C71" w:rsidP="00252F8F" w:rsidRDefault="00C67C71" w14:paraId="5CE13C6B" w14:textId="667C752F">
            <w:r>
              <w:rPr>
                <w:b/>
                <w:bCs/>
                <w:color w:val="FFFFFF"/>
              </w:rPr>
              <w:t>CU-002 – Autenticar Alumno (Login U+ / LDAP)</w:t>
            </w:r>
          </w:p>
        </w:tc>
      </w:tr>
      <w:tr w:rsidR="00F92307" w:rsidTr="00252F8F" w14:paraId="7AA8D865"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38844BB8" w14:textId="77777777">
            <w:r>
              <w:rPr>
                <w:b/>
                <w:bCs/>
                <w:color w:val="003366"/>
                <w:sz w:val="18"/>
                <w:szCs w:val="18"/>
              </w:rPr>
              <w:t>ID Caso de Uso</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4659B606" w14:textId="77777777">
            <w:r>
              <w:rPr>
                <w:color w:val="1A1A2E"/>
                <w:sz w:val="18"/>
                <w:szCs w:val="18"/>
              </w:rPr>
              <w:t>CU-002</w:t>
            </w:r>
          </w:p>
        </w:tc>
      </w:tr>
      <w:tr w:rsidR="00F92307" w:rsidTr="00252F8F" w14:paraId="6BB3DA5C"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3A82A130" w14:textId="77777777">
            <w:r>
              <w:rPr>
                <w:b/>
                <w:bCs/>
                <w:color w:val="003366"/>
                <w:sz w:val="18"/>
                <w:szCs w:val="18"/>
              </w:rPr>
              <w:t>RF Asociado</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406E8A13" w14:textId="77777777">
            <w:r>
              <w:rPr>
                <w:color w:val="1A1A2E"/>
                <w:sz w:val="18"/>
                <w:szCs w:val="18"/>
              </w:rPr>
              <w:t>RF-002</w:t>
            </w:r>
          </w:p>
        </w:tc>
      </w:tr>
      <w:tr w:rsidR="00F92307" w:rsidTr="00252F8F" w14:paraId="26DD3277"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6DCCE4FE" w14:textId="77777777">
            <w:r>
              <w:rPr>
                <w:b/>
                <w:bCs/>
                <w:color w:val="003366"/>
                <w:sz w:val="18"/>
                <w:szCs w:val="18"/>
              </w:rPr>
              <w:t>Criticidad</w:t>
            </w:r>
          </w:p>
        </w:tc>
        <w:tc>
          <w:tcPr>
            <w:tcW w:w="7560" w:type="dxa"/>
            <w:tcBorders>
              <w:top w:val="single" w:color="CCCCCC" w:sz="1" w:space="0"/>
              <w:left w:val="single" w:color="CCCCCC" w:sz="1" w:space="0"/>
              <w:bottom w:val="single" w:color="CCCCCC" w:sz="1" w:space="0"/>
              <w:right w:val="single" w:color="CCCCCC" w:sz="1" w:space="0"/>
            </w:tcBorders>
            <w:shd w:val="clear" w:color="auto" w:fill="E3F2FD"/>
            <w:tcMar>
              <w:top w:w="80" w:type="dxa"/>
              <w:left w:w="120" w:type="dxa"/>
              <w:bottom w:w="80" w:type="dxa"/>
              <w:right w:w="120" w:type="dxa"/>
            </w:tcMar>
          </w:tcPr>
          <w:p w:rsidR="00C67C71" w:rsidP="00252F8F" w:rsidRDefault="00C67C71" w14:paraId="6879E1ED" w14:textId="77777777">
            <w:r>
              <w:rPr>
                <w:color w:val="1A1A2E"/>
                <w:sz w:val="18"/>
                <w:szCs w:val="18"/>
              </w:rPr>
              <w:t>Alta</w:t>
            </w:r>
          </w:p>
        </w:tc>
      </w:tr>
      <w:tr w:rsidR="00F92307" w:rsidTr="00252F8F" w14:paraId="54F4A1F5"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0EE5D241" w14:textId="77777777">
            <w:r>
              <w:rPr>
                <w:b/>
                <w:bCs/>
                <w:color w:val="003366"/>
                <w:sz w:val="18"/>
                <w:szCs w:val="18"/>
              </w:rPr>
              <w:t>Actor(es) Primario(s)</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21BFC4FB" w14:textId="77777777">
            <w:r>
              <w:rPr>
                <w:color w:val="1A1A2E"/>
                <w:sz w:val="18"/>
                <w:szCs w:val="18"/>
              </w:rPr>
              <w:t>Alumno</w:t>
            </w:r>
          </w:p>
        </w:tc>
      </w:tr>
      <w:tr w:rsidR="00F92307" w:rsidTr="00252F8F" w14:paraId="53715A2F"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47F60680" w14:textId="77777777">
            <w:r>
              <w:rPr>
                <w:b/>
                <w:bCs/>
                <w:color w:val="003366"/>
                <w:sz w:val="18"/>
                <w:szCs w:val="18"/>
              </w:rPr>
              <w:t>Sistemas que Interactúan</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446435D1" w14:textId="77777777">
            <w:r>
              <w:rPr>
                <w:color w:val="1A1A2E"/>
                <w:sz w:val="18"/>
                <w:szCs w:val="18"/>
              </w:rPr>
              <w:t>U+ (plataforma de autenticación institucional)</w:t>
            </w:r>
          </w:p>
        </w:tc>
      </w:tr>
      <w:tr w:rsidR="00F92307" w:rsidTr="00252F8F" w14:paraId="51605334"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3E9D8CF3" w14:textId="77777777">
            <w:r>
              <w:rPr>
                <w:b/>
                <w:bCs/>
                <w:color w:val="003366"/>
                <w:sz w:val="18"/>
                <w:szCs w:val="18"/>
              </w:rPr>
              <w:t>Precondiciones</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3D3511E1" w14:textId="77777777">
            <w:pPr>
              <w:spacing w:after="60"/>
            </w:pPr>
            <w:r>
              <w:rPr>
                <w:sz w:val="18"/>
                <w:szCs w:val="18"/>
              </w:rPr>
              <w:t>• El alumno tiene una cuenta U+ activa.</w:t>
            </w:r>
          </w:p>
          <w:p w:rsidR="00C67C71" w:rsidP="00252F8F" w:rsidRDefault="00C67C71" w14:paraId="37FBC925" w14:textId="73F25DC2">
            <w:pPr>
              <w:spacing w:after="60"/>
            </w:pPr>
            <w:r>
              <w:rPr>
                <w:sz w:val="18"/>
                <w:szCs w:val="18"/>
              </w:rPr>
              <w:t>• El alumno es alumno vigente.</w:t>
            </w:r>
          </w:p>
        </w:tc>
      </w:tr>
      <w:tr w:rsidR="00F92307" w:rsidTr="00252F8F" w14:paraId="0E4DCDC7"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7764C5A8" w14:textId="77777777">
            <w:r>
              <w:rPr>
                <w:b/>
                <w:bCs/>
                <w:color w:val="003366"/>
                <w:sz w:val="18"/>
                <w:szCs w:val="18"/>
              </w:rPr>
              <w:t>Postcondición de éxito</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6FFFC114" w14:textId="77777777">
            <w:pPr>
              <w:spacing w:after="60"/>
            </w:pPr>
            <w:r>
              <w:rPr>
                <w:sz w:val="18"/>
                <w:szCs w:val="18"/>
              </w:rPr>
              <w:t>• Sesión iniciada correctamente.</w:t>
            </w:r>
          </w:p>
          <w:p w:rsidR="00C67C71" w:rsidP="00252F8F" w:rsidRDefault="00C67C71" w14:paraId="419F10A1" w14:textId="77777777">
            <w:pPr>
              <w:spacing w:after="60"/>
            </w:pPr>
            <w:r>
              <w:rPr>
                <w:sz w:val="18"/>
                <w:szCs w:val="18"/>
              </w:rPr>
              <w:t>• Token de sesión generado y asignado al alumno.</w:t>
            </w:r>
          </w:p>
        </w:tc>
      </w:tr>
      <w:tr w:rsidR="00F92307" w:rsidTr="00252F8F" w14:paraId="73932DF3"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59DC043D" w14:textId="77777777">
            <w:r>
              <w:rPr>
                <w:b/>
                <w:bCs/>
                <w:color w:val="003366"/>
                <w:sz w:val="18"/>
                <w:szCs w:val="18"/>
              </w:rPr>
              <w:t>Flujo Principal</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689B73CC" w14:textId="77777777">
            <w:pPr>
              <w:spacing w:after="60"/>
            </w:pPr>
            <w:r>
              <w:rPr>
                <w:b/>
                <w:bCs/>
                <w:sz w:val="18"/>
                <w:szCs w:val="18"/>
              </w:rPr>
              <w:t>Actor</w:t>
            </w:r>
          </w:p>
          <w:p w:rsidR="00C67C71" w:rsidP="00252F8F" w:rsidRDefault="00C67C71" w14:paraId="2EB63892" w14:textId="77777777">
            <w:pPr>
              <w:spacing w:after="60"/>
            </w:pPr>
            <w:r>
              <w:rPr>
                <w:sz w:val="18"/>
                <w:szCs w:val="18"/>
              </w:rPr>
              <w:t>1. [Alumno] Ingresa su nombre de usuario U+ y contraseña.</w:t>
            </w:r>
          </w:p>
          <w:p w:rsidR="00C67C71" w:rsidP="00252F8F" w:rsidRDefault="00C67C71" w14:paraId="1FA4FC41" w14:textId="77777777">
            <w:pPr>
              <w:spacing w:after="60"/>
            </w:pPr>
            <w:r>
              <w:rPr>
                <w:sz w:val="18"/>
                <w:szCs w:val="18"/>
              </w:rPr>
              <w:t>2. [Sistema] Valida las credenciales contra el directorio U+.</w:t>
            </w:r>
          </w:p>
          <w:p w:rsidR="00C67C71" w:rsidP="00252F8F" w:rsidRDefault="00C67C71" w14:paraId="176DFA78" w14:textId="1EDBDE78">
            <w:pPr>
              <w:spacing w:after="60"/>
            </w:pPr>
            <w:r>
              <w:rPr>
                <w:sz w:val="18"/>
                <w:szCs w:val="18"/>
              </w:rPr>
              <w:t>3. [Sistema] Verifica que el usuario sea un alumno vigente.</w:t>
            </w:r>
          </w:p>
          <w:p w:rsidR="00C67C71" w:rsidP="00252F8F" w:rsidRDefault="00C67C71" w14:paraId="712E918D" w14:textId="77777777">
            <w:pPr>
              <w:spacing w:after="60"/>
            </w:pPr>
            <w:r>
              <w:rPr>
                <w:sz w:val="18"/>
                <w:szCs w:val="18"/>
              </w:rPr>
              <w:t>4. [Sistema] Genera una sesión segura (token JWT) con tiempo de expiración.</w:t>
            </w:r>
          </w:p>
          <w:p w:rsidR="00C67C71" w:rsidP="00252F8F" w:rsidRDefault="00C67C71" w14:paraId="2292C4C3" w14:textId="77777777">
            <w:pPr>
              <w:spacing w:after="60"/>
            </w:pPr>
            <w:r>
              <w:rPr>
                <w:sz w:val="18"/>
                <w:szCs w:val="18"/>
              </w:rPr>
              <w:t xml:space="preserve">5. [Sistema] Redirige al alumno al inicio del proceso de </w:t>
            </w:r>
            <w:proofErr w:type="spellStart"/>
            <w:r>
              <w:rPr>
                <w:sz w:val="18"/>
                <w:szCs w:val="18"/>
              </w:rPr>
              <w:t>rematrícula</w:t>
            </w:r>
            <w:proofErr w:type="spellEnd"/>
            <w:r>
              <w:rPr>
                <w:sz w:val="18"/>
                <w:szCs w:val="18"/>
              </w:rPr>
              <w:t>.</w:t>
            </w:r>
          </w:p>
        </w:tc>
      </w:tr>
      <w:tr w:rsidR="00F92307" w:rsidTr="00252F8F" w14:paraId="575456DB"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7056BD8F" w14:textId="77777777">
            <w:r>
              <w:rPr>
                <w:b/>
                <w:bCs/>
                <w:color w:val="003366"/>
                <w:sz w:val="18"/>
                <w:szCs w:val="18"/>
              </w:rPr>
              <w:t>Flujos Alternativos</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4AB30192" w14:textId="77777777">
            <w:pPr>
              <w:spacing w:after="60"/>
            </w:pPr>
            <w:r>
              <w:rPr>
                <w:sz w:val="18"/>
                <w:szCs w:val="18"/>
              </w:rPr>
              <w:t>2a. Si las credenciales son inválidas: el sistema muestra mensaje de error genérico (sin especificar si el error es en el usuario o la contraseña).</w:t>
            </w:r>
          </w:p>
          <w:p w:rsidR="00C67C71" w:rsidP="00252F8F" w:rsidRDefault="00C67C71" w14:paraId="50502A29" w14:textId="77777777">
            <w:pPr>
              <w:spacing w:after="60"/>
            </w:pPr>
            <w:r>
              <w:rPr>
                <w:sz w:val="18"/>
                <w:szCs w:val="18"/>
              </w:rPr>
              <w:t>2b. Si el alumno tiene 3 intentos fallidos: el sistema bloquea el acceso por 15 minutos y notifica al alumno.</w:t>
            </w:r>
          </w:p>
          <w:p w:rsidR="00C67C71" w:rsidP="00252F8F" w:rsidRDefault="00C67C71" w14:paraId="2E6E44DB" w14:textId="349A4F2A">
            <w:pPr>
              <w:spacing w:after="60"/>
            </w:pPr>
            <w:r>
              <w:rPr>
                <w:sz w:val="18"/>
                <w:szCs w:val="18"/>
              </w:rPr>
              <w:t>3a. Si el usuario no es alumno vigente: el sistema muestra mensaje informativo y no permite el acceso al proceso.</w:t>
            </w:r>
          </w:p>
        </w:tc>
      </w:tr>
      <w:tr w:rsidR="00F92307" w:rsidTr="00252F8F" w14:paraId="6671117A"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5994EC78" w14:textId="77777777">
            <w:r>
              <w:rPr>
                <w:b/>
                <w:bCs/>
                <w:color w:val="003366"/>
                <w:sz w:val="18"/>
                <w:szCs w:val="18"/>
              </w:rPr>
              <w:t>Flujos de Excepción</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41409A6D" w14:textId="77777777">
            <w:pPr>
              <w:spacing w:after="60"/>
            </w:pPr>
            <w:r>
              <w:rPr>
                <w:sz w:val="18"/>
                <w:szCs w:val="18"/>
              </w:rPr>
              <w:t>E-01: U+ no disponible. El sistema muestra mensaje de indisponibilidad temporal y registra el incidente.</w:t>
            </w:r>
          </w:p>
        </w:tc>
      </w:tr>
      <w:tr w:rsidR="00F92307" w:rsidTr="00252F8F" w14:paraId="2951798A"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1AB852E9" w14:textId="77777777">
            <w:r>
              <w:rPr>
                <w:b/>
                <w:bCs/>
                <w:color w:val="003366"/>
                <w:sz w:val="18"/>
                <w:szCs w:val="18"/>
              </w:rPr>
              <w:t>Reglas de Negocio Aplicables</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2C51631A" w14:textId="50A064E1">
            <w:pPr>
              <w:spacing w:after="60"/>
            </w:pPr>
            <w:r>
              <w:rPr>
                <w:rFonts w:ascii="Segoe UI Symbol" w:hAnsi="Segoe UI Symbol" w:cs="Segoe UI Symbol"/>
                <w:sz w:val="18"/>
                <w:szCs w:val="18"/>
              </w:rPr>
              <w:t>➤</w:t>
            </w:r>
            <w:r>
              <w:rPr>
                <w:sz w:val="18"/>
                <w:szCs w:val="18"/>
              </w:rPr>
              <w:t xml:space="preserve"> Solo alumnos vigentes (no egresados, no titulados, no suspendidos) pueden acceder.</w:t>
            </w:r>
          </w:p>
          <w:p w:rsidR="00C67C71" w:rsidP="00252F8F" w:rsidRDefault="00C67C71" w14:paraId="4953A799" w14:textId="19378B75">
            <w:pPr>
              <w:spacing w:after="60"/>
            </w:pPr>
            <w:r>
              <w:rPr>
                <w:rFonts w:ascii="Segoe UI Symbol" w:hAnsi="Segoe UI Symbol" w:cs="Segoe UI Symbol"/>
                <w:sz w:val="18"/>
                <w:szCs w:val="18"/>
              </w:rPr>
              <w:t>➤</w:t>
            </w:r>
            <w:r>
              <w:rPr>
                <w:sz w:val="18"/>
                <w:szCs w:val="18"/>
              </w:rPr>
              <w:t xml:space="preserve"> La autenticación siempre delega a U+; no se almacenan contraseñas en el sistema de rematricula.</w:t>
            </w:r>
          </w:p>
        </w:tc>
      </w:tr>
    </w:tbl>
    <w:p w:rsidR="00C67C71" w:rsidP="00C67C71" w:rsidRDefault="00C67C71" w14:paraId="35B07E9F" w14:textId="77777777">
      <w:pPr>
        <w:spacing w:after="80"/>
      </w:pPr>
    </w:p>
    <w:p w:rsidR="00C67C71" w:rsidP="00C67C71" w:rsidRDefault="00C67C71" w14:paraId="4EF66B48" w14:textId="77777777">
      <w:r>
        <w:br w:type="page"/>
      </w:r>
    </w:p>
    <w:p w:rsidR="00C67C71" w:rsidP="00C67C71" w:rsidRDefault="00C67C71" w14:paraId="5E7E9AF9" w14:textId="77777777">
      <w:pPr>
        <w:pStyle w:val="Ttulo2"/>
        <w:spacing w:before="260" w:after="100"/>
      </w:pPr>
      <w:r>
        <w:t>CU-003 – Cargar Información del Alumno</w:t>
      </w:r>
    </w:p>
    <w:tbl>
      <w:tblPr>
        <w:tblW w:w="97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7560"/>
      </w:tblGrid>
      <w:tr w:rsidR="0076488B" w:rsidTr="00252F8F" w14:paraId="7D250719" w14:textId="77777777">
        <w:tc>
          <w:tcPr>
            <w:tcW w:w="0" w:type="auto"/>
            <w:gridSpan w:val="2"/>
            <w:tcBorders>
              <w:top w:val="single" w:color="003366" w:sz="1" w:space="0"/>
              <w:left w:val="single" w:color="003366" w:sz="1" w:space="0"/>
              <w:bottom w:val="single" w:color="003366" w:sz="1" w:space="0"/>
              <w:right w:val="single" w:color="003366" w:sz="1" w:space="0"/>
            </w:tcBorders>
            <w:shd w:val="clear" w:color="auto" w:fill="003366"/>
            <w:tcMar>
              <w:top w:w="100" w:type="dxa"/>
              <w:left w:w="160" w:type="dxa"/>
              <w:bottom w:w="100" w:type="dxa"/>
              <w:right w:w="160" w:type="dxa"/>
            </w:tcMar>
          </w:tcPr>
          <w:p w:rsidR="00C67C71" w:rsidP="00252F8F" w:rsidRDefault="00C67C71" w14:paraId="3A0C18ED" w14:textId="77777777">
            <w:r>
              <w:rPr>
                <w:b/>
                <w:bCs/>
                <w:color w:val="FFFFFF"/>
              </w:rPr>
              <w:t>CU-003 – Cargar Información del Alumno</w:t>
            </w:r>
          </w:p>
        </w:tc>
      </w:tr>
      <w:tr w:rsidR="00F92307" w:rsidTr="00252F8F" w14:paraId="08D42125"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108E4378" w14:textId="77777777">
            <w:r>
              <w:rPr>
                <w:b/>
                <w:bCs/>
                <w:color w:val="003366"/>
                <w:sz w:val="18"/>
                <w:szCs w:val="18"/>
              </w:rPr>
              <w:t>ID Caso de Uso</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3CBF0FF6" w14:textId="77777777">
            <w:r>
              <w:rPr>
                <w:color w:val="1A1A2E"/>
                <w:sz w:val="18"/>
                <w:szCs w:val="18"/>
              </w:rPr>
              <w:t>CU-003</w:t>
            </w:r>
          </w:p>
        </w:tc>
      </w:tr>
      <w:tr w:rsidR="00F92307" w:rsidTr="00252F8F" w14:paraId="79E88E19"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4D083493" w14:textId="77777777">
            <w:r>
              <w:rPr>
                <w:b/>
                <w:bCs/>
                <w:color w:val="003366"/>
                <w:sz w:val="18"/>
                <w:szCs w:val="18"/>
              </w:rPr>
              <w:t>RF Asociado</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4ED5C4B7" w14:textId="77777777">
            <w:r>
              <w:rPr>
                <w:color w:val="1A1A2E"/>
                <w:sz w:val="18"/>
                <w:szCs w:val="18"/>
              </w:rPr>
              <w:t>RF-003</w:t>
            </w:r>
          </w:p>
        </w:tc>
      </w:tr>
      <w:tr w:rsidR="00F92307" w:rsidTr="00252F8F" w14:paraId="679064BB"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69A04B51" w14:textId="77777777">
            <w:r>
              <w:rPr>
                <w:b/>
                <w:bCs/>
                <w:color w:val="003366"/>
                <w:sz w:val="18"/>
                <w:szCs w:val="18"/>
              </w:rPr>
              <w:t>Criticidad</w:t>
            </w:r>
          </w:p>
        </w:tc>
        <w:tc>
          <w:tcPr>
            <w:tcW w:w="7560" w:type="dxa"/>
            <w:tcBorders>
              <w:top w:val="single" w:color="CCCCCC" w:sz="1" w:space="0"/>
              <w:left w:val="single" w:color="CCCCCC" w:sz="1" w:space="0"/>
              <w:bottom w:val="single" w:color="CCCCCC" w:sz="1" w:space="0"/>
              <w:right w:val="single" w:color="CCCCCC" w:sz="1" w:space="0"/>
            </w:tcBorders>
            <w:shd w:val="clear" w:color="auto" w:fill="E3F2FD"/>
            <w:tcMar>
              <w:top w:w="80" w:type="dxa"/>
              <w:left w:w="120" w:type="dxa"/>
              <w:bottom w:w="80" w:type="dxa"/>
              <w:right w:w="120" w:type="dxa"/>
            </w:tcMar>
          </w:tcPr>
          <w:p w:rsidR="00C67C71" w:rsidP="00252F8F" w:rsidRDefault="00C67C71" w14:paraId="45765464" w14:textId="77777777">
            <w:r>
              <w:rPr>
                <w:color w:val="1A1A2E"/>
                <w:sz w:val="18"/>
                <w:szCs w:val="18"/>
              </w:rPr>
              <w:t>Alta</w:t>
            </w:r>
          </w:p>
        </w:tc>
      </w:tr>
      <w:tr w:rsidR="00F92307" w:rsidTr="00252F8F" w14:paraId="48E9C308"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2975430F" w14:textId="77777777">
            <w:r>
              <w:rPr>
                <w:b/>
                <w:bCs/>
                <w:color w:val="003366"/>
                <w:sz w:val="18"/>
                <w:szCs w:val="18"/>
              </w:rPr>
              <w:t>Actor(es) Primario(s)</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129A6A39" w14:textId="77777777">
            <w:r>
              <w:rPr>
                <w:color w:val="1A1A2E"/>
                <w:sz w:val="18"/>
                <w:szCs w:val="18"/>
              </w:rPr>
              <w:t>Sistema (tarea automática)</w:t>
            </w:r>
          </w:p>
        </w:tc>
      </w:tr>
      <w:tr w:rsidR="00F92307" w:rsidTr="00252F8F" w14:paraId="78F39C38"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4AEBD7D5" w14:textId="77777777">
            <w:r>
              <w:rPr>
                <w:b/>
                <w:bCs/>
                <w:color w:val="003366"/>
                <w:sz w:val="18"/>
                <w:szCs w:val="18"/>
              </w:rPr>
              <w:t>Sistemas que Interactúan</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54C3DC9F" w14:textId="77777777">
            <w:r>
              <w:rPr>
                <w:color w:val="1A1A2E"/>
                <w:sz w:val="18"/>
                <w:szCs w:val="18"/>
              </w:rPr>
              <w:t>Sistema de Gestión Institucional</w:t>
            </w:r>
          </w:p>
        </w:tc>
      </w:tr>
      <w:tr w:rsidR="00F92307" w:rsidTr="00252F8F" w14:paraId="2885873B"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34BD1617" w14:textId="77777777">
            <w:r>
              <w:rPr>
                <w:b/>
                <w:bCs/>
                <w:color w:val="003366"/>
                <w:sz w:val="18"/>
                <w:szCs w:val="18"/>
              </w:rPr>
              <w:t>Precondiciones</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55055309" w14:textId="77777777">
            <w:pPr>
              <w:spacing w:after="60"/>
            </w:pPr>
            <w:r>
              <w:rPr>
                <w:sz w:val="18"/>
                <w:szCs w:val="18"/>
              </w:rPr>
              <w:t>• Alumno autenticado en el sistema.</w:t>
            </w:r>
          </w:p>
          <w:p w:rsidR="00C67C71" w:rsidP="00252F8F" w:rsidRDefault="00C67C71" w14:paraId="484F6293" w14:textId="77777777">
            <w:pPr>
              <w:spacing w:after="60"/>
            </w:pPr>
            <w:r>
              <w:rPr>
                <w:sz w:val="18"/>
                <w:szCs w:val="18"/>
              </w:rPr>
              <w:t>• Integración con el sistema institucional activa.</w:t>
            </w:r>
          </w:p>
        </w:tc>
      </w:tr>
      <w:tr w:rsidR="00F92307" w:rsidTr="00252F8F" w14:paraId="74DD3440"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25A1B681" w14:textId="77777777">
            <w:r>
              <w:rPr>
                <w:b/>
                <w:bCs/>
                <w:color w:val="003366"/>
                <w:sz w:val="18"/>
                <w:szCs w:val="18"/>
              </w:rPr>
              <w:t>Postcondición de éxito</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47E3450F" w14:textId="77777777">
            <w:pPr>
              <w:spacing w:after="60"/>
            </w:pPr>
            <w:r>
              <w:rPr>
                <w:sz w:val="18"/>
                <w:szCs w:val="18"/>
              </w:rPr>
              <w:t>• Datos del alumno cargados y visibles en la pantalla de perfil.</w:t>
            </w:r>
          </w:p>
        </w:tc>
      </w:tr>
      <w:tr w:rsidR="00F92307" w:rsidTr="00252F8F" w14:paraId="30A5D541"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652A795A" w14:textId="77777777">
            <w:r>
              <w:rPr>
                <w:b/>
                <w:bCs/>
                <w:color w:val="003366"/>
                <w:sz w:val="18"/>
                <w:szCs w:val="18"/>
              </w:rPr>
              <w:t>Flujo Principal</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297E6683" w14:textId="77777777">
            <w:pPr>
              <w:spacing w:after="60"/>
            </w:pPr>
            <w:r>
              <w:rPr>
                <w:b/>
                <w:bCs/>
                <w:sz w:val="18"/>
                <w:szCs w:val="18"/>
              </w:rPr>
              <w:t>Actor</w:t>
            </w:r>
          </w:p>
          <w:p w:rsidR="00C67C71" w:rsidP="00252F8F" w:rsidRDefault="00C67C71" w14:paraId="712F69E2" w14:textId="77777777">
            <w:pPr>
              <w:spacing w:after="60"/>
            </w:pPr>
            <w:r>
              <w:rPr>
                <w:sz w:val="18"/>
                <w:szCs w:val="18"/>
              </w:rPr>
              <w:t>1. [Sistema] Al autenticarse el alumno, consulta su RUT en el sistema institucional.</w:t>
            </w:r>
          </w:p>
          <w:p w:rsidR="00C67C71" w:rsidP="00252F8F" w:rsidRDefault="00C67C71" w14:paraId="42FDE914" w14:textId="77777777">
            <w:pPr>
              <w:spacing w:after="60"/>
            </w:pPr>
            <w:r>
              <w:rPr>
                <w:sz w:val="18"/>
                <w:szCs w:val="18"/>
              </w:rPr>
              <w:t>2. [Sistema] Obtiene: Nombre completo, RUT, Dirección, Comuna, Región, Teléfono Celular, Teléfono Fijo, Email institucional, Email Personal.</w:t>
            </w:r>
          </w:p>
          <w:p w:rsidR="00C67C71" w:rsidP="00252F8F" w:rsidRDefault="00C67C71" w14:paraId="21E38659" w14:textId="77777777">
            <w:pPr>
              <w:spacing w:after="60"/>
            </w:pPr>
            <w:r>
              <w:rPr>
                <w:sz w:val="18"/>
                <w:szCs w:val="18"/>
              </w:rPr>
              <w:t>3. [Sistema] Muestra los datos en la pantalla de perfil del alumno.</w:t>
            </w:r>
          </w:p>
        </w:tc>
      </w:tr>
      <w:tr w:rsidR="00F92307" w:rsidTr="00252F8F" w14:paraId="04C7AA56"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64F2FF0B" w14:textId="77777777">
            <w:r>
              <w:rPr>
                <w:b/>
                <w:bCs/>
                <w:color w:val="003366"/>
                <w:sz w:val="18"/>
                <w:szCs w:val="18"/>
              </w:rPr>
              <w:t>Flujos de Excepción</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592F406E" w14:textId="77777777">
            <w:pPr>
              <w:spacing w:after="60"/>
            </w:pPr>
            <w:r>
              <w:rPr>
                <w:sz w:val="18"/>
                <w:szCs w:val="18"/>
              </w:rPr>
              <w:t>E-01: No se puede obtener datos del sistema institucional. El sistema muestra un error y permite continuar solo con datos mínimos (RUT + nombre).</w:t>
            </w:r>
          </w:p>
        </w:tc>
      </w:tr>
      <w:tr w:rsidR="00F92307" w:rsidTr="00252F8F" w14:paraId="44D47909"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7ADE47B5" w14:textId="77777777">
            <w:r>
              <w:rPr>
                <w:b/>
                <w:bCs/>
                <w:color w:val="003366"/>
                <w:sz w:val="18"/>
                <w:szCs w:val="18"/>
              </w:rPr>
              <w:t>Reglas de Negocio Aplicables</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3C71D9E0" w14:textId="77777777">
            <w:pPr>
              <w:spacing w:after="60"/>
            </w:pPr>
            <w:r>
              <w:rPr>
                <w:rFonts w:ascii="Segoe UI Symbol" w:hAnsi="Segoe UI Symbol" w:cs="Segoe UI Symbol"/>
                <w:sz w:val="18"/>
                <w:szCs w:val="18"/>
              </w:rPr>
              <w:t>➤</w:t>
            </w:r>
            <w:r>
              <w:rPr>
                <w:sz w:val="18"/>
                <w:szCs w:val="18"/>
              </w:rPr>
              <w:t xml:space="preserve"> El Email institucional no es editable por el alumno.</w:t>
            </w:r>
          </w:p>
          <w:p w:rsidR="00C67C71" w:rsidP="00252F8F" w:rsidRDefault="00C67C71" w14:paraId="76C0283C" w14:textId="77777777">
            <w:pPr>
              <w:spacing w:after="60"/>
            </w:pPr>
            <w:r>
              <w:rPr>
                <w:rFonts w:ascii="Segoe UI Symbol" w:hAnsi="Segoe UI Symbol" w:cs="Segoe UI Symbol"/>
                <w:sz w:val="18"/>
                <w:szCs w:val="18"/>
              </w:rPr>
              <w:t>➤</w:t>
            </w:r>
            <w:r>
              <w:rPr>
                <w:sz w:val="18"/>
                <w:szCs w:val="18"/>
              </w:rPr>
              <w:t xml:space="preserve"> El RUT y el Nombre no son editables por el alumno.</w:t>
            </w:r>
          </w:p>
        </w:tc>
      </w:tr>
    </w:tbl>
    <w:p w:rsidR="00C67C71" w:rsidP="00C67C71" w:rsidRDefault="00C67C71" w14:paraId="2634360C" w14:textId="77777777">
      <w:pPr>
        <w:spacing w:after="80"/>
      </w:pPr>
    </w:p>
    <w:p w:rsidR="00C67C71" w:rsidP="00C67C71" w:rsidRDefault="00C67C71" w14:paraId="3C0A33CA" w14:textId="77777777">
      <w:r>
        <w:br w:type="page"/>
      </w:r>
    </w:p>
    <w:p w:rsidR="00C67C71" w:rsidP="00C67C71" w:rsidRDefault="00C67C71" w14:paraId="6E71A685" w14:textId="77777777">
      <w:pPr>
        <w:pStyle w:val="Ttulo2"/>
        <w:spacing w:before="260" w:after="100"/>
      </w:pPr>
      <w:r>
        <w:t>CU-004 – Editar Datos Personales</w:t>
      </w:r>
    </w:p>
    <w:tbl>
      <w:tblPr>
        <w:tblW w:w="97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7560"/>
      </w:tblGrid>
      <w:tr w:rsidR="0076488B" w:rsidTr="00252F8F" w14:paraId="4F68CC31" w14:textId="77777777">
        <w:tc>
          <w:tcPr>
            <w:tcW w:w="0" w:type="auto"/>
            <w:gridSpan w:val="2"/>
            <w:tcBorders>
              <w:top w:val="single" w:color="003366" w:sz="1" w:space="0"/>
              <w:left w:val="single" w:color="003366" w:sz="1" w:space="0"/>
              <w:bottom w:val="single" w:color="003366" w:sz="1" w:space="0"/>
              <w:right w:val="single" w:color="003366" w:sz="1" w:space="0"/>
            </w:tcBorders>
            <w:shd w:val="clear" w:color="auto" w:fill="003366"/>
            <w:tcMar>
              <w:top w:w="100" w:type="dxa"/>
              <w:left w:w="160" w:type="dxa"/>
              <w:bottom w:w="100" w:type="dxa"/>
              <w:right w:w="160" w:type="dxa"/>
            </w:tcMar>
          </w:tcPr>
          <w:p w:rsidR="00C67C71" w:rsidP="00252F8F" w:rsidRDefault="00C67C71" w14:paraId="190E29DD" w14:textId="77777777">
            <w:r>
              <w:rPr>
                <w:b/>
                <w:bCs/>
                <w:color w:val="FFFFFF"/>
              </w:rPr>
              <w:t>CU-004 – Editar Datos Personales</w:t>
            </w:r>
          </w:p>
        </w:tc>
      </w:tr>
      <w:tr w:rsidR="00F92307" w:rsidTr="00252F8F" w14:paraId="27FBBF67"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026E4387" w14:textId="77777777">
            <w:r>
              <w:rPr>
                <w:b/>
                <w:bCs/>
                <w:color w:val="003366"/>
                <w:sz w:val="18"/>
                <w:szCs w:val="18"/>
              </w:rPr>
              <w:t>ID Caso de Uso</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5B214FB5" w14:textId="77777777">
            <w:r>
              <w:rPr>
                <w:color w:val="1A1A2E"/>
                <w:sz w:val="18"/>
                <w:szCs w:val="18"/>
              </w:rPr>
              <w:t>CU-004</w:t>
            </w:r>
          </w:p>
        </w:tc>
      </w:tr>
      <w:tr w:rsidR="00F92307" w:rsidTr="00252F8F" w14:paraId="1879F9F9"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7FEAAB6E" w14:textId="77777777">
            <w:r>
              <w:rPr>
                <w:b/>
                <w:bCs/>
                <w:color w:val="003366"/>
                <w:sz w:val="18"/>
                <w:szCs w:val="18"/>
              </w:rPr>
              <w:t>RF Asociado</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68BF9312" w14:textId="77777777">
            <w:r>
              <w:rPr>
                <w:color w:val="1A1A2E"/>
                <w:sz w:val="18"/>
                <w:szCs w:val="18"/>
              </w:rPr>
              <w:t>RF-004</w:t>
            </w:r>
          </w:p>
        </w:tc>
      </w:tr>
      <w:tr w:rsidR="00F92307" w:rsidTr="00252F8F" w14:paraId="5DE15656"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1A779688" w14:textId="77777777">
            <w:r>
              <w:rPr>
                <w:b/>
                <w:bCs/>
                <w:color w:val="003366"/>
                <w:sz w:val="18"/>
                <w:szCs w:val="18"/>
              </w:rPr>
              <w:t>Criticidad</w:t>
            </w:r>
          </w:p>
        </w:tc>
        <w:tc>
          <w:tcPr>
            <w:tcW w:w="7560" w:type="dxa"/>
            <w:tcBorders>
              <w:top w:val="single" w:color="CCCCCC" w:sz="1" w:space="0"/>
              <w:left w:val="single" w:color="CCCCCC" w:sz="1" w:space="0"/>
              <w:bottom w:val="single" w:color="CCCCCC" w:sz="1" w:space="0"/>
              <w:right w:val="single" w:color="CCCCCC" w:sz="1" w:space="0"/>
            </w:tcBorders>
            <w:shd w:val="clear" w:color="auto" w:fill="E3F2FD"/>
            <w:tcMar>
              <w:top w:w="80" w:type="dxa"/>
              <w:left w:w="120" w:type="dxa"/>
              <w:bottom w:w="80" w:type="dxa"/>
              <w:right w:w="120" w:type="dxa"/>
            </w:tcMar>
          </w:tcPr>
          <w:p w:rsidR="00C67C71" w:rsidP="00252F8F" w:rsidRDefault="00C67C71" w14:paraId="78D6A769" w14:textId="77777777">
            <w:r>
              <w:rPr>
                <w:color w:val="1A1A2E"/>
                <w:sz w:val="18"/>
                <w:szCs w:val="18"/>
              </w:rPr>
              <w:t>Alta</w:t>
            </w:r>
          </w:p>
        </w:tc>
      </w:tr>
      <w:tr w:rsidR="00F92307" w:rsidTr="00252F8F" w14:paraId="3201AA50"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28BA105D" w14:textId="77777777">
            <w:r>
              <w:rPr>
                <w:b/>
                <w:bCs/>
                <w:color w:val="003366"/>
                <w:sz w:val="18"/>
                <w:szCs w:val="18"/>
              </w:rPr>
              <w:t>Actor(es) Primario(s)</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05128193" w14:textId="77777777">
            <w:r>
              <w:rPr>
                <w:color w:val="1A1A2E"/>
                <w:sz w:val="18"/>
                <w:szCs w:val="18"/>
              </w:rPr>
              <w:t>Alumno</w:t>
            </w:r>
          </w:p>
        </w:tc>
      </w:tr>
      <w:tr w:rsidR="00F92307" w:rsidTr="00252F8F" w14:paraId="74A50CDF"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04EF849A" w14:textId="77777777">
            <w:r>
              <w:rPr>
                <w:b/>
                <w:bCs/>
                <w:color w:val="003366"/>
                <w:sz w:val="18"/>
                <w:szCs w:val="18"/>
              </w:rPr>
              <w:t>Sistemas que Interactúan</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73BEAAA2" w14:textId="77777777">
            <w:r>
              <w:rPr>
                <w:color w:val="1A1A2E"/>
                <w:sz w:val="18"/>
                <w:szCs w:val="18"/>
              </w:rPr>
              <w:t>Sistema de Gestión Institucional</w:t>
            </w:r>
          </w:p>
        </w:tc>
      </w:tr>
      <w:tr w:rsidR="00F92307" w:rsidTr="00252F8F" w14:paraId="7AC986B4"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7AEBC929" w14:textId="77777777">
            <w:r>
              <w:rPr>
                <w:b/>
                <w:bCs/>
                <w:color w:val="003366"/>
                <w:sz w:val="18"/>
                <w:szCs w:val="18"/>
              </w:rPr>
              <w:t>Precondiciones</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4291175D" w14:textId="77777777">
            <w:pPr>
              <w:spacing w:after="60"/>
            </w:pPr>
            <w:r>
              <w:rPr>
                <w:sz w:val="18"/>
                <w:szCs w:val="18"/>
              </w:rPr>
              <w:t>• Alumno autenticado y vigente.</w:t>
            </w:r>
          </w:p>
          <w:p w:rsidR="00C67C71" w:rsidP="00252F8F" w:rsidRDefault="00C67C71" w14:paraId="533A3329" w14:textId="77777777">
            <w:pPr>
              <w:spacing w:after="60"/>
            </w:pPr>
            <w:r>
              <w:rPr>
                <w:sz w:val="18"/>
                <w:szCs w:val="18"/>
              </w:rPr>
              <w:t>• Datos del alumno cargados (CU-003 completado).</w:t>
            </w:r>
          </w:p>
        </w:tc>
      </w:tr>
      <w:tr w:rsidR="00F92307" w:rsidTr="00252F8F" w14:paraId="6D9A7ADE"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2041AD4A" w14:textId="77777777">
            <w:r>
              <w:rPr>
                <w:b/>
                <w:bCs/>
                <w:color w:val="003366"/>
                <w:sz w:val="18"/>
                <w:szCs w:val="18"/>
              </w:rPr>
              <w:t>Postcondición de éxito</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12A1BA24" w14:textId="77777777">
            <w:pPr>
              <w:spacing w:after="60"/>
            </w:pPr>
            <w:r>
              <w:rPr>
                <w:sz w:val="18"/>
                <w:szCs w:val="18"/>
              </w:rPr>
              <w:t>• Datos personales actualizados y persistidos en el sistema institucional.</w:t>
            </w:r>
          </w:p>
          <w:p w:rsidR="00C67C71" w:rsidP="00252F8F" w:rsidRDefault="00C67C71" w14:paraId="616EAAC7" w14:textId="77777777">
            <w:pPr>
              <w:spacing w:after="60"/>
            </w:pPr>
            <w:r>
              <w:rPr>
                <w:sz w:val="18"/>
                <w:szCs w:val="18"/>
              </w:rPr>
              <w:t>• Registro de auditoría generado con usuario, fecha y campos modificados.</w:t>
            </w:r>
          </w:p>
        </w:tc>
      </w:tr>
      <w:tr w:rsidR="00F92307" w:rsidTr="00252F8F" w14:paraId="70DDA433"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5A688A09" w14:textId="77777777">
            <w:r>
              <w:rPr>
                <w:b/>
                <w:bCs/>
                <w:color w:val="003366"/>
                <w:sz w:val="18"/>
                <w:szCs w:val="18"/>
              </w:rPr>
              <w:t>Flujo Principal</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778470FB" w14:textId="77777777">
            <w:pPr>
              <w:spacing w:after="60"/>
            </w:pPr>
            <w:r>
              <w:rPr>
                <w:b/>
                <w:bCs/>
                <w:sz w:val="18"/>
                <w:szCs w:val="18"/>
              </w:rPr>
              <w:t>Actor</w:t>
            </w:r>
          </w:p>
          <w:p w:rsidR="00C67C71" w:rsidP="00252F8F" w:rsidRDefault="00C67C71" w14:paraId="2EEF34BC" w14:textId="77777777">
            <w:pPr>
              <w:spacing w:after="60"/>
            </w:pPr>
            <w:r>
              <w:rPr>
                <w:sz w:val="18"/>
                <w:szCs w:val="18"/>
              </w:rPr>
              <w:t>1. [Alumno] Selecciona la opción de editar datos.</w:t>
            </w:r>
          </w:p>
          <w:p w:rsidR="00C67C71" w:rsidP="00252F8F" w:rsidRDefault="00C67C71" w14:paraId="29C6EB30" w14:textId="77777777">
            <w:pPr>
              <w:spacing w:after="60"/>
            </w:pPr>
            <w:r>
              <w:rPr>
                <w:sz w:val="18"/>
                <w:szCs w:val="18"/>
              </w:rPr>
              <w:t>2. [Sistema] Muestra formulario editable con los campos: Dirección, Comuna, Región, Teléfono Celular, Teléfono Fijo, Email Personal.</w:t>
            </w:r>
          </w:p>
          <w:p w:rsidR="00C67C71" w:rsidP="00252F8F" w:rsidRDefault="00C67C71" w14:paraId="4F395093" w14:textId="77777777">
            <w:pPr>
              <w:spacing w:after="60"/>
            </w:pPr>
            <w:r>
              <w:rPr>
                <w:sz w:val="18"/>
                <w:szCs w:val="18"/>
              </w:rPr>
              <w:t>3. [Alumno] Modifica los campos deseados.</w:t>
            </w:r>
          </w:p>
          <w:p w:rsidR="00C67C71" w:rsidP="00252F8F" w:rsidRDefault="00C67C71" w14:paraId="64D503D2" w14:textId="77777777">
            <w:pPr>
              <w:spacing w:after="60"/>
            </w:pPr>
            <w:r>
              <w:rPr>
                <w:sz w:val="18"/>
                <w:szCs w:val="18"/>
              </w:rPr>
              <w:t>4. [Sistema] Si se modifica el Email Personal: extiende CU-005 (validación OTP).</w:t>
            </w:r>
          </w:p>
          <w:p w:rsidR="00C67C71" w:rsidP="00252F8F" w:rsidRDefault="00C67C71" w14:paraId="5B00891F" w14:textId="77777777">
            <w:pPr>
              <w:spacing w:after="60"/>
            </w:pPr>
            <w:r>
              <w:rPr>
                <w:sz w:val="18"/>
                <w:szCs w:val="18"/>
              </w:rPr>
              <w:t>5. [Sistema] Si se modifica el Teléfono Celular: extiende CU-006 (validación OTP).</w:t>
            </w:r>
          </w:p>
          <w:p w:rsidR="00C67C71" w:rsidP="00252F8F" w:rsidRDefault="00C67C71" w14:paraId="3E995170" w14:textId="77777777">
            <w:pPr>
              <w:spacing w:after="60"/>
            </w:pPr>
            <w:r>
              <w:rPr>
                <w:sz w:val="18"/>
                <w:szCs w:val="18"/>
              </w:rPr>
              <w:t>5b. [Sistema] Muestra la sección de declaración voluntaria de discapacidad (extiende CU-021).</w:t>
            </w:r>
          </w:p>
          <w:p w:rsidR="00C67C71" w:rsidP="00252F8F" w:rsidRDefault="00C67C71" w14:paraId="5B2E64F7" w14:textId="77777777">
            <w:pPr>
              <w:spacing w:after="60"/>
            </w:pPr>
            <w:r>
              <w:rPr>
                <w:sz w:val="18"/>
                <w:szCs w:val="18"/>
              </w:rPr>
              <w:t>6. [Sistema] Valida el formato de los campos (email válido, teléfono numérico, etc.).</w:t>
            </w:r>
          </w:p>
          <w:p w:rsidR="00C67C71" w:rsidP="00252F8F" w:rsidRDefault="00C67C71" w14:paraId="1AD6141A" w14:textId="77777777">
            <w:pPr>
              <w:spacing w:after="60"/>
            </w:pPr>
            <w:r>
              <w:rPr>
                <w:sz w:val="18"/>
                <w:szCs w:val="18"/>
              </w:rPr>
              <w:t>7. [Alumno] Confirma los cambios.</w:t>
            </w:r>
          </w:p>
          <w:p w:rsidR="00C67C71" w:rsidP="00252F8F" w:rsidRDefault="00C67C71" w14:paraId="21CDD7D4" w14:textId="77777777">
            <w:pPr>
              <w:spacing w:after="60"/>
            </w:pPr>
            <w:r>
              <w:rPr>
                <w:sz w:val="18"/>
                <w:szCs w:val="18"/>
              </w:rPr>
              <w:t>8. [Sistema] Guarda los cambios y genera registro de auditoría.</w:t>
            </w:r>
          </w:p>
        </w:tc>
      </w:tr>
      <w:tr w:rsidR="00F92307" w:rsidTr="00252F8F" w14:paraId="7E124A26"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01F11D9C" w14:textId="77777777">
            <w:r>
              <w:rPr>
                <w:b/>
                <w:bCs/>
                <w:color w:val="003366"/>
                <w:sz w:val="18"/>
                <w:szCs w:val="18"/>
              </w:rPr>
              <w:t>Flujos Alternativos</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1A099E80" w14:textId="77777777">
            <w:pPr>
              <w:spacing w:after="60"/>
            </w:pPr>
            <w:r>
              <w:rPr>
                <w:sz w:val="18"/>
                <w:szCs w:val="18"/>
              </w:rPr>
              <w:t>6a. Si algún campo no pasa la validación de formato: el sistema resalta el campo con error y no permite continuar hasta corregirlo.</w:t>
            </w:r>
          </w:p>
        </w:tc>
      </w:tr>
      <w:tr w:rsidR="00F92307" w:rsidTr="00252F8F" w14:paraId="3DE805CC"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1EB386BF" w14:textId="77777777">
            <w:r>
              <w:rPr>
                <w:b/>
                <w:bCs/>
                <w:color w:val="003366"/>
                <w:sz w:val="18"/>
                <w:szCs w:val="18"/>
              </w:rPr>
              <w:t>Flujos de Excepción</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68451949" w14:textId="77777777">
            <w:pPr>
              <w:spacing w:after="60"/>
            </w:pPr>
            <w:r>
              <w:rPr>
                <w:sz w:val="18"/>
                <w:szCs w:val="18"/>
              </w:rPr>
              <w:t>E-01: Error al guardar en el sistema institucional. Se informa al alumno y se sugiere reintentar.</w:t>
            </w:r>
          </w:p>
        </w:tc>
      </w:tr>
      <w:tr w:rsidR="00F92307" w:rsidTr="00252F8F" w14:paraId="774F4119"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09333BC1" w14:textId="77777777">
            <w:r>
              <w:rPr>
                <w:b/>
                <w:bCs/>
                <w:color w:val="003366"/>
                <w:sz w:val="18"/>
                <w:szCs w:val="18"/>
              </w:rPr>
              <w:t>Reglas de Negocio Aplicables</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0D880A06" w14:textId="77777777">
            <w:pPr>
              <w:spacing w:after="60"/>
            </w:pPr>
            <w:r>
              <w:rPr>
                <w:rFonts w:ascii="Segoe UI Symbol" w:hAnsi="Segoe UI Symbol" w:cs="Segoe UI Symbol"/>
                <w:sz w:val="18"/>
                <w:szCs w:val="18"/>
              </w:rPr>
              <w:t>➤</w:t>
            </w:r>
            <w:r>
              <w:rPr>
                <w:sz w:val="18"/>
                <w:szCs w:val="18"/>
              </w:rPr>
              <w:t xml:space="preserve"> Los campos Nombre, RUT y Email institucional NO son editables.</w:t>
            </w:r>
          </w:p>
          <w:p w:rsidR="00C67C71" w:rsidP="00252F8F" w:rsidRDefault="00C67C71" w14:paraId="36F5306B" w14:textId="77777777">
            <w:pPr>
              <w:spacing w:after="60"/>
            </w:pPr>
            <w:r>
              <w:rPr>
                <w:rFonts w:ascii="Segoe UI Symbol" w:hAnsi="Segoe UI Symbol" w:cs="Segoe UI Symbol"/>
                <w:sz w:val="18"/>
                <w:szCs w:val="18"/>
              </w:rPr>
              <w:t>➤</w:t>
            </w:r>
            <w:r>
              <w:rPr>
                <w:sz w:val="18"/>
                <w:szCs w:val="18"/>
              </w:rPr>
              <w:t xml:space="preserve"> Toda modificación queda registrada en el log de auditoría.</w:t>
            </w:r>
          </w:p>
        </w:tc>
      </w:tr>
    </w:tbl>
    <w:p w:rsidR="00C67C71" w:rsidP="00C67C71" w:rsidRDefault="00C67C71" w14:paraId="3681602E" w14:textId="77777777">
      <w:pPr>
        <w:spacing w:after="80"/>
      </w:pPr>
    </w:p>
    <w:p w:rsidR="00C67C71" w:rsidP="00C67C71" w:rsidRDefault="00C67C71" w14:paraId="1C53A78B" w14:textId="77777777">
      <w:r>
        <w:br w:type="page"/>
      </w:r>
    </w:p>
    <w:p w:rsidR="00C67C71" w:rsidP="00C67C71" w:rsidRDefault="00C67C71" w14:paraId="504F4960" w14:textId="77777777">
      <w:pPr>
        <w:pStyle w:val="Ttulo2"/>
        <w:spacing w:before="260" w:after="100"/>
      </w:pPr>
      <w:r>
        <w:t>CU-005 – Validar Email Personal (OTP)</w:t>
      </w:r>
    </w:p>
    <w:tbl>
      <w:tblPr>
        <w:tblW w:w="97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7560"/>
      </w:tblGrid>
      <w:tr w:rsidR="0076488B" w:rsidTr="00252F8F" w14:paraId="0DAA14B0" w14:textId="77777777">
        <w:tc>
          <w:tcPr>
            <w:tcW w:w="0" w:type="auto"/>
            <w:gridSpan w:val="2"/>
            <w:tcBorders>
              <w:top w:val="single" w:color="003366" w:sz="1" w:space="0"/>
              <w:left w:val="single" w:color="003366" w:sz="1" w:space="0"/>
              <w:bottom w:val="single" w:color="003366" w:sz="1" w:space="0"/>
              <w:right w:val="single" w:color="003366" w:sz="1" w:space="0"/>
            </w:tcBorders>
            <w:shd w:val="clear" w:color="auto" w:fill="003366"/>
            <w:tcMar>
              <w:top w:w="100" w:type="dxa"/>
              <w:left w:w="160" w:type="dxa"/>
              <w:bottom w:w="100" w:type="dxa"/>
              <w:right w:w="160" w:type="dxa"/>
            </w:tcMar>
          </w:tcPr>
          <w:p w:rsidR="00C67C71" w:rsidP="00252F8F" w:rsidRDefault="00C67C71" w14:paraId="0CBEC577" w14:textId="77777777">
            <w:r>
              <w:rPr>
                <w:b/>
                <w:bCs/>
                <w:color w:val="FFFFFF"/>
              </w:rPr>
              <w:t>CU-005 – Validar Email Personal (OTP)</w:t>
            </w:r>
          </w:p>
        </w:tc>
      </w:tr>
      <w:tr w:rsidR="00F92307" w:rsidTr="00252F8F" w14:paraId="4DCB268D"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50E86F17" w14:textId="77777777">
            <w:r>
              <w:rPr>
                <w:b/>
                <w:bCs/>
                <w:color w:val="003366"/>
                <w:sz w:val="18"/>
                <w:szCs w:val="18"/>
              </w:rPr>
              <w:t>ID Caso de Uso</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7FFAA64F" w14:textId="77777777">
            <w:r>
              <w:rPr>
                <w:color w:val="1A1A2E"/>
                <w:sz w:val="18"/>
                <w:szCs w:val="18"/>
              </w:rPr>
              <w:t>CU-005</w:t>
            </w:r>
          </w:p>
        </w:tc>
      </w:tr>
      <w:tr w:rsidR="00F92307" w:rsidTr="00252F8F" w14:paraId="0533BA78"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0592C0D3" w14:textId="77777777">
            <w:r>
              <w:rPr>
                <w:b/>
                <w:bCs/>
                <w:color w:val="003366"/>
                <w:sz w:val="18"/>
                <w:szCs w:val="18"/>
              </w:rPr>
              <w:t>RF Asociado</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69FC0AB5" w14:textId="77777777">
            <w:r>
              <w:rPr>
                <w:color w:val="1A1A2E"/>
                <w:sz w:val="18"/>
                <w:szCs w:val="18"/>
              </w:rPr>
              <w:t>RF-005</w:t>
            </w:r>
          </w:p>
        </w:tc>
      </w:tr>
      <w:tr w:rsidR="00F92307" w:rsidTr="00252F8F" w14:paraId="6ED7191B"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2C85329C" w14:textId="77777777">
            <w:r>
              <w:rPr>
                <w:b/>
                <w:bCs/>
                <w:color w:val="003366"/>
                <w:sz w:val="18"/>
                <w:szCs w:val="18"/>
              </w:rPr>
              <w:t>Criticidad</w:t>
            </w:r>
          </w:p>
        </w:tc>
        <w:tc>
          <w:tcPr>
            <w:tcW w:w="7560" w:type="dxa"/>
            <w:tcBorders>
              <w:top w:val="single" w:color="CCCCCC" w:sz="1" w:space="0"/>
              <w:left w:val="single" w:color="CCCCCC" w:sz="1" w:space="0"/>
              <w:bottom w:val="single" w:color="CCCCCC" w:sz="1" w:space="0"/>
              <w:right w:val="single" w:color="CCCCCC" w:sz="1" w:space="0"/>
            </w:tcBorders>
            <w:shd w:val="clear" w:color="auto" w:fill="E3F2FD"/>
            <w:tcMar>
              <w:top w:w="80" w:type="dxa"/>
              <w:left w:w="120" w:type="dxa"/>
              <w:bottom w:w="80" w:type="dxa"/>
              <w:right w:w="120" w:type="dxa"/>
            </w:tcMar>
          </w:tcPr>
          <w:p w:rsidR="00C67C71" w:rsidP="00252F8F" w:rsidRDefault="00C67C71" w14:paraId="0CF35A2D" w14:textId="77777777">
            <w:r>
              <w:rPr>
                <w:color w:val="1A1A2E"/>
                <w:sz w:val="18"/>
                <w:szCs w:val="18"/>
              </w:rPr>
              <w:t>Alta</w:t>
            </w:r>
          </w:p>
        </w:tc>
      </w:tr>
      <w:tr w:rsidR="00F92307" w:rsidTr="00252F8F" w14:paraId="27A8D999"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4CEB19D1" w14:textId="77777777">
            <w:r>
              <w:rPr>
                <w:b/>
                <w:bCs/>
                <w:color w:val="003366"/>
                <w:sz w:val="18"/>
                <w:szCs w:val="18"/>
              </w:rPr>
              <w:t>Actor(es) Primario(s)</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724A4E40" w14:textId="77777777">
            <w:r>
              <w:rPr>
                <w:color w:val="1A1A2E"/>
                <w:sz w:val="18"/>
                <w:szCs w:val="18"/>
              </w:rPr>
              <w:t>Alumno</w:t>
            </w:r>
          </w:p>
        </w:tc>
      </w:tr>
      <w:tr w:rsidR="00F92307" w:rsidTr="00252F8F" w14:paraId="52997922"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13B08F16" w14:textId="77777777">
            <w:r>
              <w:rPr>
                <w:b/>
                <w:bCs/>
                <w:color w:val="003366"/>
                <w:sz w:val="18"/>
                <w:szCs w:val="18"/>
              </w:rPr>
              <w:t>Sistemas que Interactúan</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776E03EC" w14:textId="77777777">
            <w:r>
              <w:rPr>
                <w:color w:val="1A1A2E"/>
                <w:sz w:val="18"/>
                <w:szCs w:val="18"/>
              </w:rPr>
              <w:t>Servicio de envío de email</w:t>
            </w:r>
          </w:p>
        </w:tc>
      </w:tr>
      <w:tr w:rsidR="00F92307" w:rsidTr="00252F8F" w14:paraId="5A24C380"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64C8E5B1" w14:textId="77777777">
            <w:r>
              <w:rPr>
                <w:b/>
                <w:bCs/>
                <w:color w:val="003366"/>
                <w:sz w:val="18"/>
                <w:szCs w:val="18"/>
              </w:rPr>
              <w:t>Precondiciones</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0A209710" w14:textId="77777777">
            <w:pPr>
              <w:spacing w:after="60"/>
            </w:pPr>
            <w:r>
              <w:rPr>
                <w:sz w:val="18"/>
                <w:szCs w:val="18"/>
              </w:rPr>
              <w:t>• Alumno autenticado.</w:t>
            </w:r>
          </w:p>
          <w:p w:rsidR="00C67C71" w:rsidP="00252F8F" w:rsidRDefault="00C67C71" w14:paraId="1F4FF989" w14:textId="77777777">
            <w:pPr>
              <w:spacing w:after="60"/>
            </w:pPr>
            <w:r>
              <w:rPr>
                <w:sz w:val="18"/>
                <w:szCs w:val="18"/>
              </w:rPr>
              <w:t>• Email personal modificado o solicitado para validación.</w:t>
            </w:r>
          </w:p>
        </w:tc>
      </w:tr>
      <w:tr w:rsidR="00F92307" w:rsidTr="00252F8F" w14:paraId="4A1F68F1"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4F6CF152" w14:textId="77777777">
            <w:r>
              <w:rPr>
                <w:b/>
                <w:bCs/>
                <w:color w:val="003366"/>
                <w:sz w:val="18"/>
                <w:szCs w:val="18"/>
              </w:rPr>
              <w:t>Postcondición de éxito</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2172BF3E" w14:textId="77777777">
            <w:pPr>
              <w:spacing w:after="60"/>
            </w:pPr>
            <w:r>
              <w:rPr>
                <w:sz w:val="18"/>
                <w:szCs w:val="18"/>
              </w:rPr>
              <w:t>• Email personal validado y confirmado como propietario.</w:t>
            </w:r>
          </w:p>
        </w:tc>
      </w:tr>
      <w:tr w:rsidR="00F92307" w:rsidTr="00252F8F" w14:paraId="3351C5F6"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3209C0F7" w14:textId="77777777">
            <w:r>
              <w:rPr>
                <w:b/>
                <w:bCs/>
                <w:color w:val="003366"/>
                <w:sz w:val="18"/>
                <w:szCs w:val="18"/>
              </w:rPr>
              <w:t>Flujo Principal</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3B3C8E49" w14:textId="77777777">
            <w:pPr>
              <w:spacing w:after="60"/>
            </w:pPr>
            <w:r>
              <w:rPr>
                <w:b/>
                <w:bCs/>
                <w:sz w:val="18"/>
                <w:szCs w:val="18"/>
              </w:rPr>
              <w:t>Actor</w:t>
            </w:r>
          </w:p>
          <w:p w:rsidR="00C67C71" w:rsidP="00252F8F" w:rsidRDefault="00C67C71" w14:paraId="1D2B5619" w14:textId="77777777">
            <w:pPr>
              <w:spacing w:after="60"/>
            </w:pPr>
            <w:r>
              <w:rPr>
                <w:sz w:val="18"/>
                <w:szCs w:val="18"/>
              </w:rPr>
              <w:t>1. [Sistema] Genera un código OTP de 6 dígitos con vigencia de 10 minutos.</w:t>
            </w:r>
          </w:p>
          <w:p w:rsidR="00C67C71" w:rsidP="00252F8F" w:rsidRDefault="00C67C71" w14:paraId="2292ACD0" w14:textId="77777777">
            <w:pPr>
              <w:spacing w:after="60"/>
            </w:pPr>
            <w:r>
              <w:rPr>
                <w:sz w:val="18"/>
                <w:szCs w:val="18"/>
              </w:rPr>
              <w:t>2. [Sistema] Envía el OTP al email personal indicado.</w:t>
            </w:r>
          </w:p>
          <w:p w:rsidR="00C67C71" w:rsidP="00252F8F" w:rsidRDefault="00C67C71" w14:paraId="6FFC7616" w14:textId="77777777">
            <w:pPr>
              <w:spacing w:after="60"/>
            </w:pPr>
            <w:r>
              <w:rPr>
                <w:sz w:val="18"/>
                <w:szCs w:val="18"/>
              </w:rPr>
              <w:t>3. [Alumno] Revisa el email y obtiene el código OTP.</w:t>
            </w:r>
          </w:p>
          <w:p w:rsidR="00C67C71" w:rsidP="00252F8F" w:rsidRDefault="00C67C71" w14:paraId="434B119E" w14:textId="77777777">
            <w:pPr>
              <w:spacing w:after="60"/>
            </w:pPr>
            <w:r>
              <w:rPr>
                <w:sz w:val="18"/>
                <w:szCs w:val="18"/>
              </w:rPr>
              <w:t>4. [Alumno] Ingresa el código OTP en el formulario del sistema.</w:t>
            </w:r>
          </w:p>
          <w:p w:rsidR="00C67C71" w:rsidP="00252F8F" w:rsidRDefault="00C67C71" w14:paraId="31EFBC55" w14:textId="77777777">
            <w:pPr>
              <w:spacing w:after="60"/>
            </w:pPr>
            <w:r>
              <w:rPr>
                <w:sz w:val="18"/>
                <w:szCs w:val="18"/>
              </w:rPr>
              <w:t>5. [Sistema] Valida que el OTP sea correcto y no haya expirado.</w:t>
            </w:r>
          </w:p>
          <w:p w:rsidR="00C67C71" w:rsidP="00252F8F" w:rsidRDefault="00C67C71" w14:paraId="5518CBDD" w14:textId="77777777">
            <w:pPr>
              <w:spacing w:after="60"/>
            </w:pPr>
            <w:r>
              <w:rPr>
                <w:sz w:val="18"/>
                <w:szCs w:val="18"/>
              </w:rPr>
              <w:t>6. [Sistema] Confirma el email como validado y lo actualiza en el perfil.</w:t>
            </w:r>
          </w:p>
        </w:tc>
      </w:tr>
      <w:tr w:rsidR="00F92307" w:rsidTr="00252F8F" w14:paraId="7B1F42E2"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63243EB0" w14:textId="77777777">
            <w:r>
              <w:rPr>
                <w:b/>
                <w:bCs/>
                <w:color w:val="003366"/>
                <w:sz w:val="18"/>
                <w:szCs w:val="18"/>
              </w:rPr>
              <w:t>Flujos Alternativos</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0085DB5B" w14:textId="77777777">
            <w:pPr>
              <w:spacing w:after="60"/>
            </w:pPr>
            <w:r>
              <w:rPr>
                <w:sz w:val="18"/>
                <w:szCs w:val="18"/>
              </w:rPr>
              <w:t>5a. Si el OTP es incorrecto: el sistema informa y permite hasta 3 intentos.</w:t>
            </w:r>
          </w:p>
          <w:p w:rsidR="00C67C71" w:rsidP="00252F8F" w:rsidRDefault="00C67C71" w14:paraId="2A3CD760" w14:textId="77777777">
            <w:pPr>
              <w:spacing w:after="60"/>
            </w:pPr>
            <w:r>
              <w:rPr>
                <w:sz w:val="18"/>
                <w:szCs w:val="18"/>
              </w:rPr>
              <w:t>5b. Si el OTP expiró: el sistema ofrece reenviar un nuevo OTP.</w:t>
            </w:r>
          </w:p>
        </w:tc>
      </w:tr>
      <w:tr w:rsidR="00F92307" w:rsidTr="00252F8F" w14:paraId="2480C009"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7955C89A" w14:textId="77777777">
            <w:r>
              <w:rPr>
                <w:b/>
                <w:bCs/>
                <w:color w:val="003366"/>
                <w:sz w:val="18"/>
                <w:szCs w:val="18"/>
              </w:rPr>
              <w:t>Flujos de Excepción</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6AFDC523" w14:textId="77777777">
            <w:pPr>
              <w:spacing w:after="60"/>
            </w:pPr>
            <w:r>
              <w:rPr>
                <w:sz w:val="18"/>
                <w:szCs w:val="18"/>
              </w:rPr>
              <w:t>E-01: Error en el envío del email (servicio de correo no disponible). El sistema informa al alumno y permite reintentar.</w:t>
            </w:r>
          </w:p>
        </w:tc>
      </w:tr>
      <w:tr w:rsidR="00F92307" w:rsidTr="00252F8F" w14:paraId="4FFB54A3"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7A53D788" w14:textId="77777777">
            <w:r>
              <w:rPr>
                <w:b/>
                <w:bCs/>
                <w:color w:val="003366"/>
                <w:sz w:val="18"/>
                <w:szCs w:val="18"/>
              </w:rPr>
              <w:t>Reglas de Negocio Aplicables</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7D807A6F" w14:textId="77777777">
            <w:pPr>
              <w:spacing w:after="60"/>
            </w:pPr>
            <w:r>
              <w:rPr>
                <w:rFonts w:ascii="Segoe UI Symbol" w:hAnsi="Segoe UI Symbol" w:cs="Segoe UI Symbol"/>
                <w:sz w:val="18"/>
                <w:szCs w:val="18"/>
              </w:rPr>
              <w:t>➤</w:t>
            </w:r>
            <w:r>
              <w:rPr>
                <w:sz w:val="18"/>
                <w:szCs w:val="18"/>
              </w:rPr>
              <w:t xml:space="preserve"> El OTP tiene una vigencia máxima de 10 minutos.</w:t>
            </w:r>
          </w:p>
          <w:p w:rsidR="00C67C71" w:rsidP="00252F8F" w:rsidRDefault="00C67C71" w14:paraId="44E5E218" w14:textId="77777777">
            <w:pPr>
              <w:spacing w:after="60"/>
            </w:pPr>
            <w:r>
              <w:rPr>
                <w:rFonts w:ascii="Segoe UI Symbol" w:hAnsi="Segoe UI Symbol" w:cs="Segoe UI Symbol"/>
                <w:sz w:val="18"/>
                <w:szCs w:val="18"/>
              </w:rPr>
              <w:t>➤</w:t>
            </w:r>
            <w:r>
              <w:rPr>
                <w:sz w:val="18"/>
                <w:szCs w:val="18"/>
              </w:rPr>
              <w:t xml:space="preserve"> Máximo 3 intentos de ingreso de OTP antes de invalidarlo.</w:t>
            </w:r>
          </w:p>
          <w:p w:rsidR="00C67C71" w:rsidP="00252F8F" w:rsidRDefault="00C67C71" w14:paraId="421F909B" w14:textId="77777777">
            <w:pPr>
              <w:spacing w:after="60"/>
            </w:pPr>
            <w:r>
              <w:rPr>
                <w:rFonts w:ascii="Segoe UI Symbol" w:hAnsi="Segoe UI Symbol" w:cs="Segoe UI Symbol"/>
                <w:sz w:val="18"/>
                <w:szCs w:val="18"/>
              </w:rPr>
              <w:t>➤</w:t>
            </w:r>
            <w:r>
              <w:rPr>
                <w:sz w:val="18"/>
                <w:szCs w:val="18"/>
              </w:rPr>
              <w:t xml:space="preserve"> Se puede solicitar reenvío máximo 3 veces por sesión.</w:t>
            </w:r>
          </w:p>
        </w:tc>
      </w:tr>
    </w:tbl>
    <w:p w:rsidR="00C67C71" w:rsidP="00C67C71" w:rsidRDefault="00C67C71" w14:paraId="77EAD23E" w14:textId="77777777">
      <w:pPr>
        <w:spacing w:after="80"/>
      </w:pPr>
    </w:p>
    <w:p w:rsidR="00C67C71" w:rsidP="00C67C71" w:rsidRDefault="00C67C71" w14:paraId="06909D59" w14:textId="77777777">
      <w:r>
        <w:br w:type="page"/>
      </w:r>
    </w:p>
    <w:p w:rsidR="00C67C71" w:rsidP="00C67C71" w:rsidRDefault="00C67C71" w14:paraId="74F1065E" w14:textId="77777777">
      <w:pPr>
        <w:pStyle w:val="Ttulo2"/>
        <w:spacing w:before="260" w:after="100"/>
      </w:pPr>
      <w:r>
        <w:t>CU-006 – Validar Teléfono Celular (OTP)</w:t>
      </w:r>
    </w:p>
    <w:tbl>
      <w:tblPr>
        <w:tblW w:w="97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7560"/>
      </w:tblGrid>
      <w:tr w:rsidR="0076488B" w:rsidTr="00252F8F" w14:paraId="33C77A8D" w14:textId="77777777">
        <w:tc>
          <w:tcPr>
            <w:tcW w:w="0" w:type="auto"/>
            <w:gridSpan w:val="2"/>
            <w:tcBorders>
              <w:top w:val="single" w:color="003366" w:sz="1" w:space="0"/>
              <w:left w:val="single" w:color="003366" w:sz="1" w:space="0"/>
              <w:bottom w:val="single" w:color="003366" w:sz="1" w:space="0"/>
              <w:right w:val="single" w:color="003366" w:sz="1" w:space="0"/>
            </w:tcBorders>
            <w:shd w:val="clear" w:color="auto" w:fill="003366"/>
            <w:tcMar>
              <w:top w:w="100" w:type="dxa"/>
              <w:left w:w="160" w:type="dxa"/>
              <w:bottom w:w="100" w:type="dxa"/>
              <w:right w:w="160" w:type="dxa"/>
            </w:tcMar>
          </w:tcPr>
          <w:p w:rsidR="00C67C71" w:rsidP="00252F8F" w:rsidRDefault="00C67C71" w14:paraId="5D8E3656" w14:textId="77777777">
            <w:r>
              <w:rPr>
                <w:b/>
                <w:bCs/>
                <w:color w:val="FFFFFF"/>
              </w:rPr>
              <w:t>CU-006 – Validar Teléfono Celular (OTP)</w:t>
            </w:r>
          </w:p>
        </w:tc>
      </w:tr>
      <w:tr w:rsidR="00F92307" w:rsidTr="00252F8F" w14:paraId="0FBD002D"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06B54FFD" w14:textId="77777777">
            <w:r>
              <w:rPr>
                <w:b/>
                <w:bCs/>
                <w:color w:val="003366"/>
                <w:sz w:val="18"/>
                <w:szCs w:val="18"/>
              </w:rPr>
              <w:t>ID Caso de Uso</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74CA4B70" w14:textId="77777777">
            <w:r>
              <w:rPr>
                <w:color w:val="1A1A2E"/>
                <w:sz w:val="18"/>
                <w:szCs w:val="18"/>
              </w:rPr>
              <w:t>CU-006</w:t>
            </w:r>
          </w:p>
        </w:tc>
      </w:tr>
      <w:tr w:rsidR="00F92307" w:rsidTr="00252F8F" w14:paraId="30403E2B"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60BC74D2" w14:textId="77777777">
            <w:r>
              <w:rPr>
                <w:b/>
                <w:bCs/>
                <w:color w:val="003366"/>
                <w:sz w:val="18"/>
                <w:szCs w:val="18"/>
              </w:rPr>
              <w:t>RF Asociado</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38DA7827" w14:textId="77777777">
            <w:r>
              <w:rPr>
                <w:color w:val="1A1A2E"/>
                <w:sz w:val="18"/>
                <w:szCs w:val="18"/>
              </w:rPr>
              <w:t>RF-006</w:t>
            </w:r>
          </w:p>
        </w:tc>
      </w:tr>
      <w:tr w:rsidR="00F92307" w:rsidTr="00252F8F" w14:paraId="0FCCBD9B"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2B9DD4D5" w14:textId="77777777">
            <w:r>
              <w:rPr>
                <w:b/>
                <w:bCs/>
                <w:color w:val="003366"/>
                <w:sz w:val="18"/>
                <w:szCs w:val="18"/>
              </w:rPr>
              <w:t>Criticidad</w:t>
            </w:r>
          </w:p>
        </w:tc>
        <w:tc>
          <w:tcPr>
            <w:tcW w:w="7560" w:type="dxa"/>
            <w:tcBorders>
              <w:top w:val="single" w:color="CCCCCC" w:sz="1" w:space="0"/>
              <w:left w:val="single" w:color="CCCCCC" w:sz="1" w:space="0"/>
              <w:bottom w:val="single" w:color="CCCCCC" w:sz="1" w:space="0"/>
              <w:right w:val="single" w:color="CCCCCC" w:sz="1" w:space="0"/>
            </w:tcBorders>
            <w:shd w:val="clear" w:color="auto" w:fill="E3F2FD"/>
            <w:tcMar>
              <w:top w:w="80" w:type="dxa"/>
              <w:left w:w="120" w:type="dxa"/>
              <w:bottom w:w="80" w:type="dxa"/>
              <w:right w:w="120" w:type="dxa"/>
            </w:tcMar>
          </w:tcPr>
          <w:p w:rsidR="00C67C71" w:rsidP="00252F8F" w:rsidRDefault="00C67C71" w14:paraId="60FAC7B8" w14:textId="77777777">
            <w:r>
              <w:rPr>
                <w:color w:val="1A1A2E"/>
                <w:sz w:val="18"/>
                <w:szCs w:val="18"/>
              </w:rPr>
              <w:t>Alta</w:t>
            </w:r>
          </w:p>
        </w:tc>
      </w:tr>
      <w:tr w:rsidR="00F92307" w:rsidTr="00252F8F" w14:paraId="32774A0A"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3C929C08" w14:textId="77777777">
            <w:r>
              <w:rPr>
                <w:b/>
                <w:bCs/>
                <w:color w:val="003366"/>
                <w:sz w:val="18"/>
                <w:szCs w:val="18"/>
              </w:rPr>
              <w:t>Actor(es) Primario(s)</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5F78A5A3" w14:textId="77777777">
            <w:r>
              <w:rPr>
                <w:color w:val="1A1A2E"/>
                <w:sz w:val="18"/>
                <w:szCs w:val="18"/>
              </w:rPr>
              <w:t>Alumno</w:t>
            </w:r>
          </w:p>
        </w:tc>
      </w:tr>
      <w:tr w:rsidR="00F92307" w:rsidTr="00252F8F" w14:paraId="69617489"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256023B9" w14:textId="77777777">
            <w:r>
              <w:rPr>
                <w:b/>
                <w:bCs/>
                <w:color w:val="003366"/>
                <w:sz w:val="18"/>
                <w:szCs w:val="18"/>
              </w:rPr>
              <w:t>Sistemas que Interactúan</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74472B9F" w14:textId="77777777">
            <w:r>
              <w:rPr>
                <w:color w:val="1A1A2E"/>
                <w:sz w:val="18"/>
                <w:szCs w:val="18"/>
              </w:rPr>
              <w:t>Servicio SMS / Gateway de mensajería</w:t>
            </w:r>
          </w:p>
        </w:tc>
      </w:tr>
      <w:tr w:rsidR="00F92307" w:rsidTr="00252F8F" w14:paraId="6BB63619"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5AC09CAF" w14:textId="77777777">
            <w:r>
              <w:rPr>
                <w:b/>
                <w:bCs/>
                <w:color w:val="003366"/>
                <w:sz w:val="18"/>
                <w:szCs w:val="18"/>
              </w:rPr>
              <w:t>Precondiciones</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2A47DB83" w14:textId="77777777">
            <w:pPr>
              <w:spacing w:after="60"/>
            </w:pPr>
            <w:r>
              <w:rPr>
                <w:sz w:val="18"/>
                <w:szCs w:val="18"/>
              </w:rPr>
              <w:t>• Alumno autenticado.</w:t>
            </w:r>
          </w:p>
          <w:p w:rsidR="00C67C71" w:rsidP="00252F8F" w:rsidRDefault="00C67C71" w14:paraId="21BD06AF" w14:textId="77777777">
            <w:pPr>
              <w:spacing w:after="60"/>
            </w:pPr>
            <w:r>
              <w:rPr>
                <w:sz w:val="18"/>
                <w:szCs w:val="18"/>
              </w:rPr>
              <w:t>• Número de teléfono celular modificado o a validar.</w:t>
            </w:r>
          </w:p>
        </w:tc>
      </w:tr>
      <w:tr w:rsidR="00F92307" w:rsidTr="00252F8F" w14:paraId="4434E3EC"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484644B5" w14:textId="77777777">
            <w:r>
              <w:rPr>
                <w:b/>
                <w:bCs/>
                <w:color w:val="003366"/>
                <w:sz w:val="18"/>
                <w:szCs w:val="18"/>
              </w:rPr>
              <w:t>Postcondición de éxito</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4AC6B5AF" w14:textId="77777777">
            <w:pPr>
              <w:spacing w:after="60"/>
            </w:pPr>
            <w:r>
              <w:rPr>
                <w:sz w:val="18"/>
                <w:szCs w:val="18"/>
              </w:rPr>
              <w:t>• Teléfono celular validado y actualizado en el perfil del alumno.</w:t>
            </w:r>
          </w:p>
        </w:tc>
      </w:tr>
      <w:tr w:rsidR="00F92307" w:rsidTr="00252F8F" w14:paraId="62D152D7"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3C18BD69" w14:textId="77777777">
            <w:r>
              <w:rPr>
                <w:b/>
                <w:bCs/>
                <w:color w:val="003366"/>
                <w:sz w:val="18"/>
                <w:szCs w:val="18"/>
              </w:rPr>
              <w:t>Flujo Principal</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1C273578" w14:textId="77777777">
            <w:pPr>
              <w:spacing w:after="60"/>
            </w:pPr>
            <w:r>
              <w:rPr>
                <w:b/>
                <w:bCs/>
                <w:sz w:val="18"/>
                <w:szCs w:val="18"/>
              </w:rPr>
              <w:t>Actor</w:t>
            </w:r>
          </w:p>
          <w:p w:rsidR="00C67C71" w:rsidP="00252F8F" w:rsidRDefault="00C67C71" w14:paraId="273B0BA5" w14:textId="77777777">
            <w:pPr>
              <w:spacing w:after="60"/>
            </w:pPr>
            <w:r>
              <w:rPr>
                <w:sz w:val="18"/>
                <w:szCs w:val="18"/>
              </w:rPr>
              <w:t>1. [Sistema] Genera un código OTP de 6 dígitos con vigencia de 10 minutos.</w:t>
            </w:r>
          </w:p>
          <w:p w:rsidR="00C67C71" w:rsidP="00252F8F" w:rsidRDefault="00C67C71" w14:paraId="1F3A849F" w14:textId="77777777">
            <w:pPr>
              <w:spacing w:after="60"/>
            </w:pPr>
            <w:r>
              <w:rPr>
                <w:sz w:val="18"/>
                <w:szCs w:val="18"/>
              </w:rPr>
              <w:t>2. [Sistema] Envía el OTP por SMS al número de teléfono celular indicado.</w:t>
            </w:r>
          </w:p>
          <w:p w:rsidR="00C67C71" w:rsidP="00252F8F" w:rsidRDefault="00C67C71" w14:paraId="22FE8CC6" w14:textId="77777777">
            <w:pPr>
              <w:spacing w:after="60"/>
            </w:pPr>
            <w:r>
              <w:rPr>
                <w:sz w:val="18"/>
                <w:szCs w:val="18"/>
              </w:rPr>
              <w:t>3. [Alumno] Recibe el SMS y obtiene el código.</w:t>
            </w:r>
          </w:p>
          <w:p w:rsidR="00C67C71" w:rsidP="00252F8F" w:rsidRDefault="00C67C71" w14:paraId="1A6B4693" w14:textId="77777777">
            <w:pPr>
              <w:spacing w:after="60"/>
            </w:pPr>
            <w:r>
              <w:rPr>
                <w:sz w:val="18"/>
                <w:szCs w:val="18"/>
              </w:rPr>
              <w:t>4. [Alumno] Ingresa el código OTP en el formulario.</w:t>
            </w:r>
          </w:p>
          <w:p w:rsidR="00C67C71" w:rsidP="00252F8F" w:rsidRDefault="00C67C71" w14:paraId="207F2330" w14:textId="77777777">
            <w:pPr>
              <w:spacing w:after="60"/>
            </w:pPr>
            <w:r>
              <w:rPr>
                <w:sz w:val="18"/>
                <w:szCs w:val="18"/>
              </w:rPr>
              <w:t>5. [Sistema] Valida el OTP (correcto y no expirado).</w:t>
            </w:r>
          </w:p>
          <w:p w:rsidR="00C67C71" w:rsidP="00252F8F" w:rsidRDefault="00C67C71" w14:paraId="48759B3D" w14:textId="77777777">
            <w:pPr>
              <w:spacing w:after="60"/>
            </w:pPr>
            <w:r>
              <w:rPr>
                <w:sz w:val="18"/>
                <w:szCs w:val="18"/>
              </w:rPr>
              <w:t>6. [Sistema] Confirma el teléfono como validado y lo actualiza.</w:t>
            </w:r>
          </w:p>
        </w:tc>
      </w:tr>
      <w:tr w:rsidR="00F92307" w:rsidTr="00252F8F" w14:paraId="2830CA7B"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13640096" w14:textId="77777777">
            <w:r>
              <w:rPr>
                <w:b/>
                <w:bCs/>
                <w:color w:val="003366"/>
                <w:sz w:val="18"/>
                <w:szCs w:val="18"/>
              </w:rPr>
              <w:t>Flujos Alternativos</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7E774558" w14:textId="77777777">
            <w:pPr>
              <w:spacing w:after="60"/>
            </w:pPr>
            <w:r>
              <w:rPr>
                <w:sz w:val="18"/>
                <w:szCs w:val="18"/>
              </w:rPr>
              <w:t>5a. Si el OTP es incorrecto: el sistema informa y permite hasta 3 intentos.</w:t>
            </w:r>
          </w:p>
          <w:p w:rsidR="00C67C71" w:rsidP="00252F8F" w:rsidRDefault="00C67C71" w14:paraId="40AC2C6B" w14:textId="77777777">
            <w:pPr>
              <w:spacing w:after="60"/>
            </w:pPr>
            <w:r>
              <w:rPr>
                <w:sz w:val="18"/>
                <w:szCs w:val="18"/>
              </w:rPr>
              <w:t>5b. Si el OTP expiró: el sistema ofrece reenviar.</w:t>
            </w:r>
          </w:p>
        </w:tc>
      </w:tr>
      <w:tr w:rsidR="00F92307" w:rsidTr="00252F8F" w14:paraId="6AA52E7B"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72D4A0B4" w14:textId="77777777">
            <w:r>
              <w:rPr>
                <w:b/>
                <w:bCs/>
                <w:color w:val="003366"/>
                <w:sz w:val="18"/>
                <w:szCs w:val="18"/>
              </w:rPr>
              <w:t>Flujos de Excepción</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6226194B" w14:textId="77777777">
            <w:pPr>
              <w:spacing w:after="60"/>
            </w:pPr>
            <w:r>
              <w:rPr>
                <w:sz w:val="18"/>
                <w:szCs w:val="18"/>
              </w:rPr>
              <w:t xml:space="preserve">E-01: Error en el </w:t>
            </w:r>
            <w:proofErr w:type="spellStart"/>
            <w:r>
              <w:rPr>
                <w:sz w:val="18"/>
                <w:szCs w:val="18"/>
              </w:rPr>
              <w:t>gateway</w:t>
            </w:r>
            <w:proofErr w:type="spellEnd"/>
            <w:r>
              <w:rPr>
                <w:sz w:val="18"/>
                <w:szCs w:val="18"/>
              </w:rPr>
              <w:t xml:space="preserve"> SMS. El sistema informa al alumno y permite reintentar más tarde.</w:t>
            </w:r>
          </w:p>
        </w:tc>
      </w:tr>
      <w:tr w:rsidR="00F92307" w:rsidTr="00252F8F" w14:paraId="17C51278"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5DF51586" w14:textId="77777777">
            <w:r>
              <w:rPr>
                <w:b/>
                <w:bCs/>
                <w:color w:val="003366"/>
                <w:sz w:val="18"/>
                <w:szCs w:val="18"/>
              </w:rPr>
              <w:t>Reglas de Negocio Aplicables</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1E47A4A7" w14:textId="77777777">
            <w:pPr>
              <w:spacing w:after="60"/>
            </w:pPr>
            <w:r>
              <w:rPr>
                <w:rFonts w:ascii="Segoe UI Symbol" w:hAnsi="Segoe UI Symbol" w:cs="Segoe UI Symbol"/>
                <w:sz w:val="18"/>
                <w:szCs w:val="18"/>
              </w:rPr>
              <w:t>➤</w:t>
            </w:r>
            <w:r>
              <w:rPr>
                <w:sz w:val="18"/>
                <w:szCs w:val="18"/>
              </w:rPr>
              <w:t xml:space="preserve"> Solo números celulares chilenos (+56 9XXXXXXXX) son válidos.</w:t>
            </w:r>
          </w:p>
          <w:p w:rsidR="00C67C71" w:rsidP="00252F8F" w:rsidRDefault="00C67C71" w14:paraId="3D844E85" w14:textId="77777777">
            <w:pPr>
              <w:spacing w:after="60"/>
            </w:pPr>
            <w:r>
              <w:rPr>
                <w:rFonts w:ascii="Segoe UI Symbol" w:hAnsi="Segoe UI Symbol" w:cs="Segoe UI Symbol"/>
                <w:sz w:val="18"/>
                <w:szCs w:val="18"/>
              </w:rPr>
              <w:t>➤</w:t>
            </w:r>
            <w:r>
              <w:rPr>
                <w:sz w:val="18"/>
                <w:szCs w:val="18"/>
              </w:rPr>
              <w:t xml:space="preserve"> Máximo 3 intentos de ingreso de OTP.</w:t>
            </w:r>
          </w:p>
        </w:tc>
      </w:tr>
    </w:tbl>
    <w:p w:rsidR="00C67C71" w:rsidP="00C67C71" w:rsidRDefault="00C67C71" w14:paraId="7E624A60" w14:textId="77777777">
      <w:pPr>
        <w:spacing w:after="80"/>
      </w:pPr>
    </w:p>
    <w:p w:rsidR="00C67C71" w:rsidP="00C67C71" w:rsidRDefault="00C67C71" w14:paraId="1BCC3B57" w14:textId="77777777">
      <w:r>
        <w:br w:type="page"/>
      </w:r>
    </w:p>
    <w:p w:rsidR="00C67C71" w:rsidP="00C67C71" w:rsidRDefault="00C67C71" w14:paraId="050D32D4" w14:textId="77777777">
      <w:pPr>
        <w:pStyle w:val="Ttulo2"/>
        <w:spacing w:before="260" w:after="100"/>
      </w:pPr>
      <w:r>
        <w:t>CU-007 – Mostrar Carreras Vigentes del RUT</w:t>
      </w:r>
    </w:p>
    <w:tbl>
      <w:tblPr>
        <w:tblW w:w="97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7560"/>
      </w:tblGrid>
      <w:tr w:rsidR="0076488B" w:rsidTr="00252F8F" w14:paraId="1823E486" w14:textId="77777777">
        <w:tc>
          <w:tcPr>
            <w:tcW w:w="0" w:type="auto"/>
            <w:gridSpan w:val="2"/>
            <w:tcBorders>
              <w:top w:val="single" w:color="003366" w:sz="1" w:space="0"/>
              <w:left w:val="single" w:color="003366" w:sz="1" w:space="0"/>
              <w:bottom w:val="single" w:color="003366" w:sz="1" w:space="0"/>
              <w:right w:val="single" w:color="003366" w:sz="1" w:space="0"/>
            </w:tcBorders>
            <w:shd w:val="clear" w:color="auto" w:fill="003366"/>
            <w:tcMar>
              <w:top w:w="100" w:type="dxa"/>
              <w:left w:w="160" w:type="dxa"/>
              <w:bottom w:w="100" w:type="dxa"/>
              <w:right w:w="160" w:type="dxa"/>
            </w:tcMar>
          </w:tcPr>
          <w:p w:rsidR="00C67C71" w:rsidP="00252F8F" w:rsidRDefault="00C67C71" w14:paraId="6663A7A9" w14:textId="77777777">
            <w:r>
              <w:rPr>
                <w:b/>
                <w:bCs/>
                <w:color w:val="FFFFFF"/>
              </w:rPr>
              <w:t>CU-007 – Mostrar Carreras Vigentes del RUT</w:t>
            </w:r>
          </w:p>
        </w:tc>
      </w:tr>
      <w:tr w:rsidR="00F92307" w:rsidTr="00252F8F" w14:paraId="7626B606"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3402B243" w14:textId="77777777">
            <w:r>
              <w:rPr>
                <w:b/>
                <w:bCs/>
                <w:color w:val="003366"/>
                <w:sz w:val="18"/>
                <w:szCs w:val="18"/>
              </w:rPr>
              <w:t>ID Caso de Uso</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667D760D" w14:textId="77777777">
            <w:r>
              <w:rPr>
                <w:color w:val="1A1A2E"/>
                <w:sz w:val="18"/>
                <w:szCs w:val="18"/>
              </w:rPr>
              <w:t>CU-007</w:t>
            </w:r>
          </w:p>
        </w:tc>
      </w:tr>
      <w:tr w:rsidR="00F92307" w:rsidTr="00252F8F" w14:paraId="277DDF4F"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4621F433" w14:textId="77777777">
            <w:r>
              <w:rPr>
                <w:b/>
                <w:bCs/>
                <w:color w:val="003366"/>
                <w:sz w:val="18"/>
                <w:szCs w:val="18"/>
              </w:rPr>
              <w:t>RF Asociado</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1FA21149" w14:textId="77777777">
            <w:r>
              <w:rPr>
                <w:color w:val="1A1A2E"/>
                <w:sz w:val="18"/>
                <w:szCs w:val="18"/>
              </w:rPr>
              <w:t>RF-007</w:t>
            </w:r>
          </w:p>
        </w:tc>
      </w:tr>
      <w:tr w:rsidR="00F92307" w:rsidTr="00252F8F" w14:paraId="13065F50"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22EC9F9C" w14:textId="77777777">
            <w:r>
              <w:rPr>
                <w:b/>
                <w:bCs/>
                <w:color w:val="003366"/>
                <w:sz w:val="18"/>
                <w:szCs w:val="18"/>
              </w:rPr>
              <w:t>Criticidad</w:t>
            </w:r>
          </w:p>
        </w:tc>
        <w:tc>
          <w:tcPr>
            <w:tcW w:w="7560" w:type="dxa"/>
            <w:tcBorders>
              <w:top w:val="single" w:color="CCCCCC" w:sz="1" w:space="0"/>
              <w:left w:val="single" w:color="CCCCCC" w:sz="1" w:space="0"/>
              <w:bottom w:val="single" w:color="CCCCCC" w:sz="1" w:space="0"/>
              <w:right w:val="single" w:color="CCCCCC" w:sz="1" w:space="0"/>
            </w:tcBorders>
            <w:shd w:val="clear" w:color="auto" w:fill="E3F2FD"/>
            <w:tcMar>
              <w:top w:w="80" w:type="dxa"/>
              <w:left w:w="120" w:type="dxa"/>
              <w:bottom w:w="80" w:type="dxa"/>
              <w:right w:w="120" w:type="dxa"/>
            </w:tcMar>
          </w:tcPr>
          <w:p w:rsidR="00C67C71" w:rsidP="00252F8F" w:rsidRDefault="00C67C71" w14:paraId="6AB3E934" w14:textId="77777777">
            <w:r>
              <w:rPr>
                <w:color w:val="1A1A2E"/>
                <w:sz w:val="18"/>
                <w:szCs w:val="18"/>
              </w:rPr>
              <w:t>Alta</w:t>
            </w:r>
          </w:p>
        </w:tc>
      </w:tr>
      <w:tr w:rsidR="00F92307" w:rsidTr="00252F8F" w14:paraId="5DE1FEB9"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7683375B" w14:textId="77777777">
            <w:r>
              <w:rPr>
                <w:b/>
                <w:bCs/>
                <w:color w:val="003366"/>
                <w:sz w:val="18"/>
                <w:szCs w:val="18"/>
              </w:rPr>
              <w:t>Actor(es) Primario(s)</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22EFA036" w14:textId="77777777">
            <w:r>
              <w:rPr>
                <w:color w:val="1A1A2E"/>
                <w:sz w:val="18"/>
                <w:szCs w:val="18"/>
              </w:rPr>
              <w:t>Alumno</w:t>
            </w:r>
          </w:p>
        </w:tc>
      </w:tr>
      <w:tr w:rsidR="00F92307" w:rsidTr="00252F8F" w14:paraId="7023A831"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41F5E782" w14:textId="77777777">
            <w:r>
              <w:rPr>
                <w:b/>
                <w:bCs/>
                <w:color w:val="003366"/>
                <w:sz w:val="18"/>
                <w:szCs w:val="18"/>
              </w:rPr>
              <w:t>Sistemas que Interactúan</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11BF3A13" w14:textId="77777777">
            <w:r>
              <w:rPr>
                <w:color w:val="1A1A2E"/>
                <w:sz w:val="18"/>
                <w:szCs w:val="18"/>
              </w:rPr>
              <w:t>Sistema Académico Institucional</w:t>
            </w:r>
          </w:p>
        </w:tc>
      </w:tr>
      <w:tr w:rsidR="00F92307" w:rsidTr="00252F8F" w14:paraId="6956421E"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22F84FF8" w14:textId="77777777">
            <w:r>
              <w:rPr>
                <w:b/>
                <w:bCs/>
                <w:color w:val="003366"/>
                <w:sz w:val="18"/>
                <w:szCs w:val="18"/>
              </w:rPr>
              <w:t>Precondiciones</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2B20B3CA" w14:textId="77777777">
            <w:pPr>
              <w:spacing w:after="60"/>
            </w:pPr>
            <w:r>
              <w:rPr>
                <w:sz w:val="18"/>
                <w:szCs w:val="18"/>
              </w:rPr>
              <w:t>• Alumno autenticado y vigente.</w:t>
            </w:r>
          </w:p>
          <w:p w:rsidR="00C67C71" w:rsidP="00252F8F" w:rsidRDefault="00C67C71" w14:paraId="209E05EE" w14:textId="77777777">
            <w:pPr>
              <w:spacing w:after="60"/>
            </w:pPr>
            <w:r>
              <w:rPr>
                <w:sz w:val="18"/>
                <w:szCs w:val="18"/>
              </w:rPr>
              <w:t>• Integración con sistema académico activa.</w:t>
            </w:r>
          </w:p>
        </w:tc>
      </w:tr>
      <w:tr w:rsidR="00F92307" w:rsidTr="00252F8F" w14:paraId="75A7DA31"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2D335DC1" w14:textId="77777777">
            <w:r>
              <w:rPr>
                <w:b/>
                <w:bCs/>
                <w:color w:val="003366"/>
                <w:sz w:val="18"/>
                <w:szCs w:val="18"/>
              </w:rPr>
              <w:t>Postcondición de éxito</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26A07B53" w14:textId="77777777">
            <w:pPr>
              <w:spacing w:after="60"/>
            </w:pPr>
            <w:r>
              <w:rPr>
                <w:sz w:val="18"/>
                <w:szCs w:val="18"/>
              </w:rPr>
              <w:t>• Listado de carreras vigentes mostrado al alumno para selección.</w:t>
            </w:r>
          </w:p>
        </w:tc>
      </w:tr>
      <w:tr w:rsidR="00F92307" w:rsidTr="00252F8F" w14:paraId="49C99FC1"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436A8F19" w14:textId="77777777">
            <w:r>
              <w:rPr>
                <w:b/>
                <w:bCs/>
                <w:color w:val="003366"/>
                <w:sz w:val="18"/>
                <w:szCs w:val="18"/>
              </w:rPr>
              <w:t>Flujo Principal</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6A009150" w14:textId="77777777">
            <w:pPr>
              <w:spacing w:after="60"/>
            </w:pPr>
            <w:r>
              <w:rPr>
                <w:b/>
                <w:bCs/>
                <w:sz w:val="18"/>
                <w:szCs w:val="18"/>
              </w:rPr>
              <w:t>Actor</w:t>
            </w:r>
          </w:p>
          <w:p w:rsidR="00C67C71" w:rsidP="00252F8F" w:rsidRDefault="00C67C71" w14:paraId="32D3A519" w14:textId="77777777">
            <w:pPr>
              <w:spacing w:after="60"/>
            </w:pPr>
            <w:r>
              <w:rPr>
                <w:sz w:val="18"/>
                <w:szCs w:val="18"/>
              </w:rPr>
              <w:t xml:space="preserve">1. [Sistema] Consulta todos los </w:t>
            </w:r>
            <w:proofErr w:type="spellStart"/>
            <w:r>
              <w:rPr>
                <w:sz w:val="18"/>
                <w:szCs w:val="18"/>
              </w:rPr>
              <w:t>codcli</w:t>
            </w:r>
            <w:proofErr w:type="spellEnd"/>
            <w:r>
              <w:rPr>
                <w:sz w:val="18"/>
                <w:szCs w:val="18"/>
              </w:rPr>
              <w:t xml:space="preserve"> (código de cliente académico) asociados al RUT del alumno.</w:t>
            </w:r>
          </w:p>
          <w:p w:rsidR="00C67C71" w:rsidP="00252F8F" w:rsidRDefault="00C67C71" w14:paraId="7C716D4C" w14:textId="77777777">
            <w:pPr>
              <w:spacing w:after="60"/>
            </w:pPr>
            <w:r>
              <w:rPr>
                <w:sz w:val="18"/>
                <w:szCs w:val="18"/>
              </w:rPr>
              <w:t>2. [Sistema] Filtra los registros en estado "Vigente".</w:t>
            </w:r>
          </w:p>
          <w:p w:rsidR="00C67C71" w:rsidP="00252F8F" w:rsidRDefault="00C67C71" w14:paraId="267AE5D0" w14:textId="77777777">
            <w:pPr>
              <w:spacing w:after="60"/>
            </w:pPr>
            <w:r>
              <w:rPr>
                <w:sz w:val="18"/>
                <w:szCs w:val="18"/>
              </w:rPr>
              <w:t>3. [Sistema] Muestra el listado con: nombre de carrera, código, sede y modalidad.</w:t>
            </w:r>
          </w:p>
          <w:p w:rsidR="00C67C71" w:rsidP="00252F8F" w:rsidRDefault="00C67C71" w14:paraId="53CF10F0" w14:textId="77777777">
            <w:pPr>
              <w:spacing w:after="60"/>
            </w:pPr>
            <w:r>
              <w:rPr>
                <w:sz w:val="18"/>
                <w:szCs w:val="18"/>
              </w:rPr>
              <w:t>4. [Alumno] Visualiza el listado de carreras vigentes.</w:t>
            </w:r>
          </w:p>
        </w:tc>
      </w:tr>
      <w:tr w:rsidR="00F92307" w:rsidTr="00252F8F" w14:paraId="596C4923"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57027D6A" w14:textId="77777777">
            <w:r>
              <w:rPr>
                <w:b/>
                <w:bCs/>
                <w:color w:val="003366"/>
                <w:sz w:val="18"/>
                <w:szCs w:val="18"/>
              </w:rPr>
              <w:t>Flujos Alternativos</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15921E3B" w14:textId="77777777">
            <w:pPr>
              <w:spacing w:after="60"/>
            </w:pPr>
            <w:r>
              <w:rPr>
                <w:sz w:val="18"/>
                <w:szCs w:val="18"/>
              </w:rPr>
              <w:t>3a. Si el alumno tiene múltiples carreras vigentes: el sistema muestra todas para que seleccione una.</w:t>
            </w:r>
          </w:p>
          <w:p w:rsidR="00C67C71" w:rsidP="00252F8F" w:rsidRDefault="00C67C71" w14:paraId="219E854B" w14:textId="669EA5FF">
            <w:pPr>
              <w:spacing w:after="60"/>
            </w:pPr>
            <w:r>
              <w:rPr>
                <w:sz w:val="18"/>
                <w:szCs w:val="18"/>
              </w:rPr>
              <w:t>3b. Si el alumno no tiene carreras vigentes: el sistema informa que no puede continuar con la rematricula y entrega contacto de soporte.</w:t>
            </w:r>
          </w:p>
        </w:tc>
      </w:tr>
      <w:tr w:rsidR="00F92307" w:rsidTr="00252F8F" w14:paraId="46A1104A"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2A3EBB14" w14:textId="77777777">
            <w:r>
              <w:rPr>
                <w:b/>
                <w:bCs/>
                <w:color w:val="003366"/>
                <w:sz w:val="18"/>
                <w:szCs w:val="18"/>
              </w:rPr>
              <w:t>Flujos de Excepción</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439BAF4E" w14:textId="77777777">
            <w:pPr>
              <w:spacing w:after="60"/>
            </w:pPr>
            <w:r>
              <w:rPr>
                <w:sz w:val="18"/>
                <w:szCs w:val="18"/>
              </w:rPr>
              <w:t>E-01: Error al consultar el sistema académico. El sistema informa al alumno y registra el incidente.</w:t>
            </w:r>
          </w:p>
        </w:tc>
      </w:tr>
      <w:tr w:rsidR="00F92307" w:rsidTr="00252F8F" w14:paraId="06EF129B"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2BFAAF44" w14:textId="77777777">
            <w:r>
              <w:rPr>
                <w:b/>
                <w:bCs/>
                <w:color w:val="003366"/>
                <w:sz w:val="18"/>
                <w:szCs w:val="18"/>
              </w:rPr>
              <w:t>Reglas de Negocio Aplicables</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4B228903" w14:textId="77777777">
            <w:pPr>
              <w:spacing w:after="60"/>
            </w:pPr>
            <w:r>
              <w:rPr>
                <w:rFonts w:ascii="Segoe UI Symbol" w:hAnsi="Segoe UI Symbol" w:cs="Segoe UI Symbol"/>
                <w:sz w:val="18"/>
                <w:szCs w:val="18"/>
              </w:rPr>
              <w:t>➤</w:t>
            </w:r>
            <w:r>
              <w:rPr>
                <w:sz w:val="18"/>
                <w:szCs w:val="18"/>
              </w:rPr>
              <w:t xml:space="preserve"> Solo se muestran carreras en estado "Vigente" (no se muestran egresadas, tituladas o suspendidas).</w:t>
            </w:r>
            <w:r>
              <w:rPr>
                <w:sz w:val="18"/>
                <w:shd w:val="clear" w:color="auto" w:fill="BDD7EE"/>
              </w:rPr>
              <w:t xml:space="preserve"> ➤ El sistema solo permite </w:t>
            </w:r>
            <w:proofErr w:type="spellStart"/>
            <w:r>
              <w:rPr>
                <w:sz w:val="18"/>
                <w:shd w:val="clear" w:color="auto" w:fill="BDD7EE"/>
              </w:rPr>
              <w:t>rematrícula</w:t>
            </w:r>
            <w:proofErr w:type="spellEnd"/>
            <w:r>
              <w:rPr>
                <w:sz w:val="18"/>
                <w:shd w:val="clear" w:color="auto" w:fill="BDD7EE"/>
              </w:rPr>
              <w:t xml:space="preserve"> en la carrera actual; cambios de carrera deben completarse antes del proceso de matrícula.</w:t>
            </w:r>
          </w:p>
        </w:tc>
      </w:tr>
    </w:tbl>
    <w:p w:rsidR="00C67C71" w:rsidP="00C67C71" w:rsidRDefault="00C67C71" w14:paraId="1CA987F9" w14:textId="77777777">
      <w:pPr>
        <w:spacing w:after="80"/>
      </w:pPr>
    </w:p>
    <w:p w:rsidR="00C67C71" w:rsidP="00C67C71" w:rsidRDefault="00C67C71" w14:paraId="2ED20FC2" w14:textId="77777777">
      <w:r>
        <w:br w:type="page"/>
      </w:r>
    </w:p>
    <w:p w:rsidR="00C67C71" w:rsidP="00C67C71" w:rsidRDefault="00C67C71" w14:paraId="4BB35713" w14:textId="77777777">
      <w:pPr>
        <w:pStyle w:val="Ttulo2"/>
        <w:spacing w:before="260" w:after="100"/>
      </w:pPr>
      <w:r>
        <w:t>CU-008 – Seleccionar Carrera y Visualizar Detalle</w:t>
      </w:r>
    </w:p>
    <w:tbl>
      <w:tblPr>
        <w:tblW w:w="97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7560"/>
      </w:tblGrid>
      <w:tr w:rsidR="0076488B" w:rsidTr="01C53337" w14:paraId="0336B081" w14:textId="77777777">
        <w:tc>
          <w:tcPr>
            <w:tcW w:w="0" w:type="auto"/>
            <w:gridSpan w:val="2"/>
            <w:tcBorders>
              <w:top w:val="single" w:color="003366" w:sz="1" w:space="0"/>
              <w:left w:val="single" w:color="003366" w:sz="1" w:space="0"/>
              <w:bottom w:val="single" w:color="003366" w:sz="1" w:space="0"/>
              <w:right w:val="single" w:color="003366" w:sz="1" w:space="0"/>
            </w:tcBorders>
            <w:shd w:val="clear" w:color="auto" w:fill="003366"/>
            <w:tcMar>
              <w:top w:w="100" w:type="dxa"/>
              <w:left w:w="160" w:type="dxa"/>
              <w:bottom w:w="100" w:type="dxa"/>
              <w:right w:w="160" w:type="dxa"/>
            </w:tcMar>
          </w:tcPr>
          <w:p w:rsidR="00C67C71" w:rsidP="00252F8F" w:rsidRDefault="00C67C71" w14:paraId="3A204653" w14:textId="77777777">
            <w:r>
              <w:rPr>
                <w:b/>
                <w:bCs/>
                <w:color w:val="FFFFFF"/>
              </w:rPr>
              <w:t>CU-008 – Seleccionar Carrera y Visualizar Detalle</w:t>
            </w:r>
          </w:p>
        </w:tc>
      </w:tr>
      <w:tr w:rsidR="00F92307" w:rsidTr="01C53337" w14:paraId="6A880649"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641DE9E0" w14:textId="77777777">
            <w:r>
              <w:rPr>
                <w:b/>
                <w:bCs/>
                <w:color w:val="003366"/>
                <w:sz w:val="18"/>
                <w:szCs w:val="18"/>
              </w:rPr>
              <w:t>ID Caso de Uso</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6AA22C3D" w14:textId="77777777">
            <w:r>
              <w:rPr>
                <w:color w:val="1A1A2E"/>
                <w:sz w:val="18"/>
                <w:szCs w:val="18"/>
              </w:rPr>
              <w:t>CU-008</w:t>
            </w:r>
          </w:p>
        </w:tc>
      </w:tr>
      <w:tr w:rsidR="00F92307" w:rsidTr="01C53337" w14:paraId="51087EEE"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7F660E75" w14:textId="77777777">
            <w:r>
              <w:rPr>
                <w:b/>
                <w:bCs/>
                <w:color w:val="003366"/>
                <w:sz w:val="18"/>
                <w:szCs w:val="18"/>
              </w:rPr>
              <w:t>RF Asociado</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0945ACF2" w14:textId="77777777">
            <w:r>
              <w:rPr>
                <w:color w:val="1A1A2E"/>
                <w:sz w:val="18"/>
                <w:szCs w:val="18"/>
              </w:rPr>
              <w:t>RF-008</w:t>
            </w:r>
          </w:p>
        </w:tc>
      </w:tr>
      <w:tr w:rsidR="00F92307" w:rsidTr="01C53337" w14:paraId="4CD1DBC7"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4DFA4115" w14:textId="77777777">
            <w:r>
              <w:rPr>
                <w:b/>
                <w:bCs/>
                <w:color w:val="003366"/>
                <w:sz w:val="18"/>
                <w:szCs w:val="18"/>
              </w:rPr>
              <w:t>Criticidad</w:t>
            </w:r>
          </w:p>
        </w:tc>
        <w:tc>
          <w:tcPr>
            <w:tcW w:w="7560" w:type="dxa"/>
            <w:tcBorders>
              <w:top w:val="single" w:color="CCCCCC" w:sz="1" w:space="0"/>
              <w:left w:val="single" w:color="CCCCCC" w:sz="1" w:space="0"/>
              <w:bottom w:val="single" w:color="CCCCCC" w:sz="1" w:space="0"/>
              <w:right w:val="single" w:color="CCCCCC" w:sz="1" w:space="0"/>
            </w:tcBorders>
            <w:shd w:val="clear" w:color="auto" w:fill="E3F2FD"/>
            <w:tcMar>
              <w:top w:w="80" w:type="dxa"/>
              <w:left w:w="120" w:type="dxa"/>
              <w:bottom w:w="80" w:type="dxa"/>
              <w:right w:w="120" w:type="dxa"/>
            </w:tcMar>
          </w:tcPr>
          <w:p w:rsidR="00C67C71" w:rsidP="00252F8F" w:rsidRDefault="00C67C71" w14:paraId="149FAD8E" w14:textId="77777777">
            <w:r>
              <w:rPr>
                <w:color w:val="1A1A2E"/>
                <w:sz w:val="18"/>
                <w:szCs w:val="18"/>
              </w:rPr>
              <w:t>Alta</w:t>
            </w:r>
          </w:p>
        </w:tc>
      </w:tr>
      <w:tr w:rsidR="00F92307" w:rsidTr="01C53337" w14:paraId="20D724CD"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29E94E2A" w14:textId="77777777">
            <w:r>
              <w:rPr>
                <w:b/>
                <w:bCs/>
                <w:color w:val="003366"/>
                <w:sz w:val="18"/>
                <w:szCs w:val="18"/>
              </w:rPr>
              <w:t>Actor(es) Primario(s)</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7668782C" w14:textId="77777777">
            <w:r>
              <w:rPr>
                <w:color w:val="1A1A2E"/>
                <w:sz w:val="18"/>
                <w:szCs w:val="18"/>
              </w:rPr>
              <w:t>Alumno</w:t>
            </w:r>
          </w:p>
        </w:tc>
      </w:tr>
      <w:tr w:rsidR="00F92307" w:rsidTr="01C53337" w14:paraId="088D779D"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78AB86D7" w14:textId="77777777">
            <w:r>
              <w:rPr>
                <w:b/>
                <w:bCs/>
                <w:color w:val="003366"/>
                <w:sz w:val="18"/>
                <w:szCs w:val="18"/>
              </w:rPr>
              <w:t>Sistemas que Interactúan</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6760D30D" w14:textId="77777777">
            <w:r>
              <w:rPr>
                <w:color w:val="1A1A2E"/>
                <w:sz w:val="18"/>
                <w:szCs w:val="18"/>
              </w:rPr>
              <w:t>Sistema Académico Institucional</w:t>
            </w:r>
          </w:p>
        </w:tc>
      </w:tr>
      <w:tr w:rsidR="00F92307" w:rsidTr="01C53337" w14:paraId="253C0530"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36326600" w14:textId="77777777">
            <w:r>
              <w:rPr>
                <w:b/>
                <w:bCs/>
                <w:color w:val="003366"/>
                <w:sz w:val="18"/>
                <w:szCs w:val="18"/>
              </w:rPr>
              <w:t>Precondiciones</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467FEF08" w14:textId="77777777">
            <w:pPr>
              <w:spacing w:after="60"/>
            </w:pPr>
            <w:r>
              <w:rPr>
                <w:sz w:val="18"/>
                <w:szCs w:val="18"/>
              </w:rPr>
              <w:t>• Alumno autenticado.</w:t>
            </w:r>
          </w:p>
          <w:p w:rsidR="00C67C71" w:rsidP="00252F8F" w:rsidRDefault="00C67C71" w14:paraId="3501E85D" w14:textId="77777777">
            <w:pPr>
              <w:spacing w:after="60"/>
            </w:pPr>
            <w:r>
              <w:rPr>
                <w:sz w:val="18"/>
                <w:szCs w:val="18"/>
              </w:rPr>
              <w:t>• Al menos una carrera vigente disponible (CU-007 completado).</w:t>
            </w:r>
          </w:p>
        </w:tc>
      </w:tr>
      <w:tr w:rsidR="00F92307" w:rsidTr="01C53337" w14:paraId="61829210"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0A9FCE45" w14:textId="77777777">
            <w:r>
              <w:rPr>
                <w:b/>
                <w:bCs/>
                <w:color w:val="003366"/>
                <w:sz w:val="18"/>
                <w:szCs w:val="18"/>
              </w:rPr>
              <w:t>Postcondición de éxito</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2FB8D9A6" w14:textId="77777777">
            <w:pPr>
              <w:spacing w:after="60"/>
            </w:pPr>
            <w:r>
              <w:rPr>
                <w:sz w:val="18"/>
                <w:szCs w:val="18"/>
              </w:rPr>
              <w:t>• Carrera seleccionada. El proceso continúa con la carrera elegida.</w:t>
            </w:r>
          </w:p>
        </w:tc>
      </w:tr>
      <w:tr w:rsidR="00F92307" w:rsidTr="01C53337" w14:paraId="5EF204CF"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692A6B11" w14:textId="77777777">
            <w:r>
              <w:rPr>
                <w:b/>
                <w:bCs/>
                <w:color w:val="003366"/>
                <w:sz w:val="18"/>
                <w:szCs w:val="18"/>
              </w:rPr>
              <w:t>Flujo Principal</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1B5A63AA" w14:textId="77777777">
            <w:pPr>
              <w:spacing w:after="60"/>
            </w:pPr>
            <w:r>
              <w:rPr>
                <w:b/>
                <w:bCs/>
                <w:sz w:val="18"/>
                <w:szCs w:val="18"/>
              </w:rPr>
              <w:t>Actor</w:t>
            </w:r>
          </w:p>
          <w:p w:rsidR="00C67C71" w:rsidP="00252F8F" w:rsidRDefault="00C67C71" w14:paraId="75AE273A" w14:textId="77777777">
            <w:pPr>
              <w:spacing w:after="60"/>
            </w:pPr>
            <w:r>
              <w:rPr>
                <w:sz w:val="18"/>
                <w:szCs w:val="18"/>
              </w:rPr>
              <w:t>1. [Alumno] Selecciona una carrera del listado de vigentes.</w:t>
            </w:r>
          </w:p>
          <w:p w:rsidR="00C67C71" w:rsidP="00252F8F" w:rsidRDefault="00C67C71" w14:paraId="3523DE4C" w14:textId="77777777">
            <w:pPr>
              <w:spacing w:after="60"/>
            </w:pPr>
            <w:r>
              <w:rPr>
                <w:sz w:val="18"/>
                <w:szCs w:val="18"/>
              </w:rPr>
              <w:t>2. [Sistema] Consulta el detalle académico de la carrera seleccionada: Año de Inicio, Ramos Aprobados, Ramos Reprobados.</w:t>
            </w:r>
          </w:p>
          <w:p w:rsidR="00C67C71" w:rsidP="00252F8F" w:rsidRDefault="00C67C71" w14:paraId="3C13D79C" w14:textId="77777777">
            <w:pPr>
              <w:spacing w:after="60"/>
            </w:pPr>
            <w:r>
              <w:rPr>
                <w:sz w:val="18"/>
                <w:szCs w:val="18"/>
              </w:rPr>
              <w:t>3. [Sistema] Muestra el detalle al alumno.</w:t>
            </w:r>
          </w:p>
          <w:p w:rsidR="00C67C71" w:rsidP="00252F8F" w:rsidRDefault="00C67C71" w14:paraId="604358E2" w14:textId="77777777">
            <w:pPr>
              <w:spacing w:after="60"/>
            </w:pPr>
            <w:r>
              <w:rPr>
                <w:sz w:val="18"/>
                <w:szCs w:val="18"/>
              </w:rPr>
              <w:t>4. [Alumno] Confirma que desea continuar con esta carrera.</w:t>
            </w:r>
          </w:p>
          <w:p w:rsidR="00C67C71" w:rsidP="00252F8F" w:rsidRDefault="00C67C71" w14:paraId="12B5AE72" w14:textId="61F02E83">
            <w:pPr>
              <w:spacing w:after="60"/>
            </w:pPr>
            <w:r>
              <w:rPr>
                <w:sz w:val="18"/>
                <w:szCs w:val="18"/>
              </w:rPr>
              <w:t>5. [Sistema] Registra la carrera seleccionada en el contexto del proceso de rematricula.</w:t>
            </w:r>
          </w:p>
        </w:tc>
      </w:tr>
      <w:tr w:rsidR="00F92307" w:rsidTr="01C53337" w14:paraId="0A821613"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05AF5849" w14:textId="77777777">
            <w:r>
              <w:rPr>
                <w:b/>
                <w:bCs/>
                <w:color w:val="003366"/>
                <w:sz w:val="18"/>
                <w:szCs w:val="18"/>
              </w:rPr>
              <w:t>Flujos Alternativos</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32DAAF41" w14:textId="77777777">
            <w:pPr>
              <w:spacing w:after="60"/>
            </w:pPr>
            <w:r>
              <w:rPr>
                <w:sz w:val="18"/>
                <w:szCs w:val="18"/>
              </w:rPr>
              <w:t>4a. Si el alumno desea cambiar de carrera: puede volver al listado y seleccionar otra.</w:t>
            </w:r>
          </w:p>
        </w:tc>
      </w:tr>
      <w:tr w:rsidR="00F92307" w:rsidTr="01C53337" w14:paraId="286978B7"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3B9598FD" w14:textId="77777777">
            <w:r>
              <w:rPr>
                <w:b/>
                <w:bCs/>
                <w:color w:val="003366"/>
                <w:sz w:val="18"/>
                <w:szCs w:val="18"/>
              </w:rPr>
              <w:t>Reglas de Negocio Aplicables</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751B03B0" w14:textId="28E10647">
            <w:pPr>
              <w:spacing w:after="60"/>
            </w:pPr>
            <w:r>
              <w:rPr>
                <w:rFonts w:ascii="Segoe UI Symbol" w:hAnsi="Segoe UI Symbol" w:cs="Segoe UI Symbol"/>
                <w:sz w:val="18"/>
                <w:szCs w:val="18"/>
              </w:rPr>
              <w:t>➤</w:t>
            </w:r>
            <w:r>
              <w:rPr>
                <w:sz w:val="18"/>
                <w:szCs w:val="18"/>
              </w:rPr>
              <w:t xml:space="preserve"> Solo se puede rematricular en una carrera por proceso (no simulaciones o prematriculas en paralelo).</w:t>
            </w:r>
          </w:p>
        </w:tc>
      </w:tr>
    </w:tbl>
    <w:p w:rsidR="00C67C71" w:rsidP="00C67C71" w:rsidRDefault="00C67C71" w14:paraId="7148CF08" w14:textId="77777777">
      <w:pPr>
        <w:spacing w:after="80"/>
      </w:pPr>
    </w:p>
    <w:p w:rsidR="00C67C71" w:rsidP="00C67C71" w:rsidRDefault="00C67C71" w14:paraId="113B5BD9" w14:textId="77777777">
      <w:r>
        <w:br w:type="page"/>
      </w:r>
    </w:p>
    <w:p w:rsidR="00C67C71" w:rsidP="00C67C71" w:rsidRDefault="00C67C71" w14:paraId="2D3F4390" w14:textId="77777777">
      <w:pPr>
        <w:pStyle w:val="Ttulo2"/>
        <w:spacing w:before="260" w:after="100"/>
      </w:pPr>
      <w:r>
        <w:t>CU-009 – Consultar Becas y Beneficios Vigentes</w:t>
      </w:r>
    </w:p>
    <w:tbl>
      <w:tblPr>
        <w:tblW w:w="97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7560"/>
      </w:tblGrid>
      <w:tr w:rsidR="0076488B" w:rsidTr="00252F8F" w14:paraId="49592E5E" w14:textId="77777777">
        <w:tc>
          <w:tcPr>
            <w:tcW w:w="0" w:type="auto"/>
            <w:gridSpan w:val="2"/>
            <w:tcBorders>
              <w:top w:val="single" w:color="003366" w:sz="1" w:space="0"/>
              <w:left w:val="single" w:color="003366" w:sz="1" w:space="0"/>
              <w:bottom w:val="single" w:color="003366" w:sz="1" w:space="0"/>
              <w:right w:val="single" w:color="003366" w:sz="1" w:space="0"/>
            </w:tcBorders>
            <w:shd w:val="clear" w:color="auto" w:fill="003366"/>
            <w:tcMar>
              <w:top w:w="100" w:type="dxa"/>
              <w:left w:w="160" w:type="dxa"/>
              <w:bottom w:w="100" w:type="dxa"/>
              <w:right w:w="160" w:type="dxa"/>
            </w:tcMar>
          </w:tcPr>
          <w:p w:rsidR="00C67C71" w:rsidP="00252F8F" w:rsidRDefault="00C67C71" w14:paraId="6F0FB9D6" w14:textId="77777777">
            <w:r>
              <w:rPr>
                <w:b/>
                <w:bCs/>
                <w:color w:val="FFFFFF"/>
              </w:rPr>
              <w:t>CU-009 – Consultar Becas y Beneficios Vigentes</w:t>
            </w:r>
          </w:p>
        </w:tc>
      </w:tr>
      <w:tr w:rsidR="00F92307" w:rsidTr="00252F8F" w14:paraId="0A4E55B7"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7D54AE14" w14:textId="77777777">
            <w:r>
              <w:rPr>
                <w:b/>
                <w:bCs/>
                <w:color w:val="003366"/>
                <w:sz w:val="18"/>
                <w:szCs w:val="18"/>
              </w:rPr>
              <w:t>ID Caso de Uso</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34A71E9E" w14:textId="77777777">
            <w:r>
              <w:rPr>
                <w:color w:val="1A1A2E"/>
                <w:sz w:val="18"/>
                <w:szCs w:val="18"/>
              </w:rPr>
              <w:t>CU-009</w:t>
            </w:r>
          </w:p>
        </w:tc>
      </w:tr>
      <w:tr w:rsidR="00F92307" w:rsidTr="00252F8F" w14:paraId="28B9A633"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7A3AF770" w14:textId="77777777">
            <w:r>
              <w:rPr>
                <w:b/>
                <w:bCs/>
                <w:color w:val="003366"/>
                <w:sz w:val="18"/>
                <w:szCs w:val="18"/>
              </w:rPr>
              <w:t>RF Asociado</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4333791A" w14:textId="77777777">
            <w:r>
              <w:rPr>
                <w:color w:val="1A1A2E"/>
                <w:sz w:val="18"/>
                <w:szCs w:val="18"/>
              </w:rPr>
              <w:t>RF-009</w:t>
            </w:r>
          </w:p>
        </w:tc>
      </w:tr>
      <w:tr w:rsidR="00F92307" w:rsidTr="00252F8F" w14:paraId="4EC6E2FB"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7529BE80" w14:textId="77777777">
            <w:r>
              <w:rPr>
                <w:b/>
                <w:bCs/>
                <w:color w:val="003366"/>
                <w:sz w:val="18"/>
                <w:szCs w:val="18"/>
              </w:rPr>
              <w:t>Criticidad</w:t>
            </w:r>
          </w:p>
        </w:tc>
        <w:tc>
          <w:tcPr>
            <w:tcW w:w="7560" w:type="dxa"/>
            <w:tcBorders>
              <w:top w:val="single" w:color="CCCCCC" w:sz="1" w:space="0"/>
              <w:left w:val="single" w:color="CCCCCC" w:sz="1" w:space="0"/>
              <w:bottom w:val="single" w:color="CCCCCC" w:sz="1" w:space="0"/>
              <w:right w:val="single" w:color="CCCCCC" w:sz="1" w:space="0"/>
            </w:tcBorders>
            <w:shd w:val="clear" w:color="auto" w:fill="E3F2FD"/>
            <w:tcMar>
              <w:top w:w="80" w:type="dxa"/>
              <w:left w:w="120" w:type="dxa"/>
              <w:bottom w:w="80" w:type="dxa"/>
              <w:right w:w="120" w:type="dxa"/>
            </w:tcMar>
          </w:tcPr>
          <w:p w:rsidR="00C67C71" w:rsidP="00252F8F" w:rsidRDefault="00C67C71" w14:paraId="5D7E3BBE" w14:textId="77777777">
            <w:r>
              <w:rPr>
                <w:color w:val="1A1A2E"/>
                <w:sz w:val="18"/>
                <w:szCs w:val="18"/>
              </w:rPr>
              <w:t>Alta</w:t>
            </w:r>
          </w:p>
        </w:tc>
      </w:tr>
      <w:tr w:rsidR="00F92307" w:rsidTr="00252F8F" w14:paraId="7E6D2689"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3EFE93CC" w14:textId="77777777">
            <w:r>
              <w:rPr>
                <w:b/>
                <w:bCs/>
                <w:color w:val="003366"/>
                <w:sz w:val="18"/>
                <w:szCs w:val="18"/>
              </w:rPr>
              <w:t>Actor(es) Primario(s)</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4778C011" w14:textId="77777777">
            <w:r>
              <w:rPr>
                <w:color w:val="1A1A2E"/>
                <w:sz w:val="18"/>
                <w:szCs w:val="18"/>
              </w:rPr>
              <w:t>Alumno</w:t>
            </w:r>
          </w:p>
        </w:tc>
      </w:tr>
      <w:tr w:rsidR="00F92307" w:rsidTr="00252F8F" w14:paraId="30672AF8"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3C6C5838" w14:textId="77777777">
            <w:r>
              <w:rPr>
                <w:b/>
                <w:bCs/>
                <w:color w:val="003366"/>
                <w:sz w:val="18"/>
                <w:szCs w:val="18"/>
              </w:rPr>
              <w:t>Sistemas que Interactúan</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23813F53" w14:textId="77777777">
            <w:r>
              <w:rPr>
                <w:color w:val="1A1A2E"/>
                <w:sz w:val="18"/>
                <w:szCs w:val="18"/>
              </w:rPr>
              <w:t>Sistema Académico Institucional, Módulo de Beneficios</w:t>
            </w:r>
          </w:p>
        </w:tc>
      </w:tr>
      <w:tr w:rsidR="00F92307" w:rsidTr="00252F8F" w14:paraId="63739090"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00E84171" w14:textId="77777777">
            <w:r>
              <w:rPr>
                <w:b/>
                <w:bCs/>
                <w:color w:val="003366"/>
                <w:sz w:val="18"/>
                <w:szCs w:val="18"/>
              </w:rPr>
              <w:t>Precondiciones</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69233B41" w14:textId="77777777">
            <w:pPr>
              <w:spacing w:after="60"/>
            </w:pPr>
            <w:r>
              <w:rPr>
                <w:sz w:val="18"/>
                <w:szCs w:val="18"/>
              </w:rPr>
              <w:t>• Alumno autenticado y con carrera seleccionada.</w:t>
            </w:r>
          </w:p>
          <w:p w:rsidR="00C67C71" w:rsidP="00252F8F" w:rsidRDefault="00C67C71" w14:paraId="07A51717" w14:textId="77777777">
            <w:pPr>
              <w:spacing w:after="60"/>
            </w:pPr>
            <w:r>
              <w:rPr>
                <w:sz w:val="18"/>
                <w:szCs w:val="18"/>
              </w:rPr>
              <w:t>• Beneficios actualizados en el módulo correspondiente.</w:t>
            </w:r>
          </w:p>
        </w:tc>
      </w:tr>
      <w:tr w:rsidR="00F92307" w:rsidTr="00252F8F" w14:paraId="643DF257"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637DE1E4" w14:textId="77777777">
            <w:r>
              <w:rPr>
                <w:b/>
                <w:bCs/>
                <w:color w:val="003366"/>
                <w:sz w:val="18"/>
                <w:szCs w:val="18"/>
              </w:rPr>
              <w:t>Postcondición de éxito</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6F4FD226" w14:textId="77777777">
            <w:pPr>
              <w:spacing w:after="60"/>
            </w:pPr>
            <w:r>
              <w:rPr>
                <w:sz w:val="18"/>
                <w:szCs w:val="18"/>
              </w:rPr>
              <w:t>• Información de becas y beneficios vigentes mostrada al alumno.</w:t>
            </w:r>
          </w:p>
        </w:tc>
      </w:tr>
      <w:tr w:rsidR="00F92307" w:rsidTr="00252F8F" w14:paraId="33E4547E"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3786DB15" w14:textId="77777777">
            <w:r>
              <w:rPr>
                <w:b/>
                <w:bCs/>
                <w:color w:val="003366"/>
                <w:sz w:val="18"/>
                <w:szCs w:val="18"/>
              </w:rPr>
              <w:t>Flujo Principal</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4B8F888C" w14:textId="77777777">
            <w:pPr>
              <w:spacing w:after="60"/>
            </w:pPr>
            <w:r>
              <w:rPr>
                <w:b/>
                <w:bCs/>
                <w:sz w:val="18"/>
                <w:szCs w:val="18"/>
              </w:rPr>
              <w:t>Actor</w:t>
            </w:r>
          </w:p>
          <w:p w:rsidR="00C67C71" w:rsidP="00252F8F" w:rsidRDefault="00C67C71" w14:paraId="5C764D7B" w14:textId="77777777">
            <w:pPr>
              <w:spacing w:after="60"/>
            </w:pPr>
            <w:r>
              <w:rPr>
                <w:sz w:val="18"/>
                <w:szCs w:val="18"/>
              </w:rPr>
              <w:t>1. [Sistema] Consulta los beneficios vigentes asociados al alumno: becas internas, becas externas (JUNAEB/ministeriales), convenios y descuentos.</w:t>
            </w:r>
          </w:p>
          <w:p w:rsidR="00C67C71" w:rsidP="00252F8F" w:rsidRDefault="00C67C71" w14:paraId="418753BB" w14:textId="77777777">
            <w:pPr>
              <w:spacing w:after="60"/>
            </w:pPr>
            <w:r>
              <w:rPr>
                <w:sz w:val="18"/>
                <w:szCs w:val="18"/>
              </w:rPr>
              <w:t>2. [Sistema] Muestra el desglose con nombre, porcentaje y condiciones de cada beneficio.</w:t>
            </w:r>
          </w:p>
          <w:p w:rsidR="00C67C71" w:rsidP="00252F8F" w:rsidRDefault="00C67C71" w14:paraId="7FA403EC" w14:textId="77777777">
            <w:pPr>
              <w:spacing w:after="60"/>
            </w:pPr>
            <w:r>
              <w:rPr>
                <w:sz w:val="18"/>
                <w:szCs w:val="18"/>
              </w:rPr>
              <w:t>3. [Sistema] Informa las condiciones para mantener cada beneficio (requisitos académicos).</w:t>
            </w:r>
          </w:p>
          <w:p w:rsidR="00C67C71" w:rsidP="00252F8F" w:rsidRDefault="00C67C71" w14:paraId="52377084" w14:textId="77777777">
            <w:pPr>
              <w:spacing w:after="60"/>
            </w:pPr>
            <w:r>
              <w:rPr>
                <w:sz w:val="18"/>
                <w:szCs w:val="18"/>
              </w:rPr>
              <w:t>4. [Alumno] Revisa su situación de beneficios antes de continuar.</w:t>
            </w:r>
          </w:p>
        </w:tc>
      </w:tr>
      <w:tr w:rsidR="00F92307" w:rsidTr="00252F8F" w14:paraId="70220BB6"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598A25C3" w14:textId="77777777">
            <w:r>
              <w:rPr>
                <w:b/>
                <w:bCs/>
                <w:color w:val="003366"/>
                <w:sz w:val="18"/>
                <w:szCs w:val="18"/>
              </w:rPr>
              <w:t>Reglas de Negocio Aplicables</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23D78854" w14:textId="77777777">
            <w:pPr>
              <w:spacing w:after="60"/>
            </w:pPr>
            <w:r>
              <w:rPr>
                <w:rFonts w:ascii="Segoe UI Symbol" w:hAnsi="Segoe UI Symbol" w:cs="Segoe UI Symbol"/>
                <w:sz w:val="18"/>
                <w:szCs w:val="18"/>
              </w:rPr>
              <w:t>➤</w:t>
            </w:r>
            <w:r>
              <w:rPr>
                <w:sz w:val="18"/>
                <w:szCs w:val="18"/>
              </w:rPr>
              <w:t xml:space="preserve"> Las becas internas y convenios no son acumulables entre sí (se aplica el de mayor beneficio).</w:t>
            </w:r>
          </w:p>
          <w:p w:rsidR="00C67C71" w:rsidP="00252F8F" w:rsidRDefault="00C67C71" w14:paraId="1E95B3DE" w14:textId="77777777">
            <w:pPr>
              <w:spacing w:after="60"/>
            </w:pPr>
            <w:r>
              <w:rPr>
                <w:rFonts w:ascii="Segoe UI Symbol" w:hAnsi="Segoe UI Symbol" w:cs="Segoe UI Symbol"/>
                <w:sz w:val="18"/>
                <w:szCs w:val="18"/>
              </w:rPr>
              <w:t>➤</w:t>
            </w:r>
            <w:r>
              <w:rPr>
                <w:sz w:val="18"/>
                <w:szCs w:val="18"/>
              </w:rPr>
              <w:t xml:space="preserve"> Las becas externas (JUNAEB, Mineduc) se aplican primero sobre el arancel base.</w:t>
            </w:r>
          </w:p>
        </w:tc>
      </w:tr>
    </w:tbl>
    <w:p w:rsidR="00C67C71" w:rsidP="00C67C71" w:rsidRDefault="00C67C71" w14:paraId="65282A91" w14:textId="77777777">
      <w:pPr>
        <w:spacing w:after="80"/>
      </w:pPr>
    </w:p>
    <w:p w:rsidR="00C67C71" w:rsidP="00C67C71" w:rsidRDefault="00C67C71" w14:paraId="50F5FAA1" w14:textId="77777777">
      <w:r>
        <w:br w:type="page"/>
      </w:r>
    </w:p>
    <w:p w:rsidR="00C67C71" w:rsidP="00C67C71" w:rsidRDefault="00C67C71" w14:paraId="079CD94B" w14:textId="77777777">
      <w:pPr>
        <w:pStyle w:val="Ttulo2"/>
        <w:spacing w:before="260" w:after="100"/>
      </w:pPr>
      <w:r>
        <w:t>CU-010 – Validar Promedio Primer Semestre para Renovación de Becas</w:t>
      </w:r>
    </w:p>
    <w:tbl>
      <w:tblPr>
        <w:tblW w:w="97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7560"/>
      </w:tblGrid>
      <w:tr w:rsidR="0076488B" w:rsidTr="00252F8F" w14:paraId="2F0C8DEA" w14:textId="77777777">
        <w:tc>
          <w:tcPr>
            <w:tcW w:w="0" w:type="auto"/>
            <w:gridSpan w:val="2"/>
            <w:tcBorders>
              <w:top w:val="single" w:color="003366" w:sz="1" w:space="0"/>
              <w:left w:val="single" w:color="003366" w:sz="1" w:space="0"/>
              <w:bottom w:val="single" w:color="003366" w:sz="1" w:space="0"/>
              <w:right w:val="single" w:color="003366" w:sz="1" w:space="0"/>
            </w:tcBorders>
            <w:shd w:val="clear" w:color="auto" w:fill="003366"/>
            <w:tcMar>
              <w:top w:w="100" w:type="dxa"/>
              <w:left w:w="160" w:type="dxa"/>
              <w:bottom w:w="100" w:type="dxa"/>
              <w:right w:w="160" w:type="dxa"/>
            </w:tcMar>
          </w:tcPr>
          <w:p w:rsidR="00C67C71" w:rsidP="00252F8F" w:rsidRDefault="00C67C71" w14:paraId="2748CDD1" w14:textId="77777777">
            <w:r>
              <w:rPr>
                <w:b/>
                <w:bCs/>
                <w:color w:val="FFFFFF"/>
              </w:rPr>
              <w:t>CU-010 – Validar Promedio Primer Semestre para Renovación de Becas</w:t>
            </w:r>
          </w:p>
        </w:tc>
      </w:tr>
      <w:tr w:rsidR="00F92307" w:rsidTr="00252F8F" w14:paraId="31C60596"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0FAD0C53" w14:textId="77777777">
            <w:r>
              <w:rPr>
                <w:b/>
                <w:bCs/>
                <w:color w:val="003366"/>
                <w:sz w:val="18"/>
                <w:szCs w:val="18"/>
              </w:rPr>
              <w:t>ID Caso de Uso</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7CBE761C" w14:textId="77777777">
            <w:r>
              <w:rPr>
                <w:color w:val="1A1A2E"/>
                <w:sz w:val="18"/>
                <w:szCs w:val="18"/>
              </w:rPr>
              <w:t>CU-010</w:t>
            </w:r>
          </w:p>
        </w:tc>
      </w:tr>
      <w:tr w:rsidR="00F92307" w:rsidTr="00252F8F" w14:paraId="1E4FDA2B"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14D1173F" w14:textId="77777777">
            <w:r>
              <w:rPr>
                <w:b/>
                <w:bCs/>
                <w:color w:val="003366"/>
                <w:sz w:val="18"/>
                <w:szCs w:val="18"/>
              </w:rPr>
              <w:t>RF Asociado</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347597DD" w14:textId="77777777">
            <w:r>
              <w:rPr>
                <w:color w:val="1A1A2E"/>
                <w:sz w:val="18"/>
                <w:szCs w:val="18"/>
              </w:rPr>
              <w:t>RF-010</w:t>
            </w:r>
          </w:p>
        </w:tc>
      </w:tr>
      <w:tr w:rsidR="00F92307" w:rsidTr="00252F8F" w14:paraId="0412CE5D"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78717823" w14:textId="77777777">
            <w:r>
              <w:rPr>
                <w:b/>
                <w:bCs/>
                <w:color w:val="003366"/>
                <w:sz w:val="18"/>
                <w:szCs w:val="18"/>
              </w:rPr>
              <w:t>Criticidad</w:t>
            </w:r>
          </w:p>
        </w:tc>
        <w:tc>
          <w:tcPr>
            <w:tcW w:w="7560" w:type="dxa"/>
            <w:tcBorders>
              <w:top w:val="single" w:color="CCCCCC" w:sz="1" w:space="0"/>
              <w:left w:val="single" w:color="CCCCCC" w:sz="1" w:space="0"/>
              <w:bottom w:val="single" w:color="CCCCCC" w:sz="1" w:space="0"/>
              <w:right w:val="single" w:color="CCCCCC" w:sz="1" w:space="0"/>
            </w:tcBorders>
            <w:shd w:val="clear" w:color="auto" w:fill="E3F2FD"/>
            <w:tcMar>
              <w:top w:w="80" w:type="dxa"/>
              <w:left w:w="120" w:type="dxa"/>
              <w:bottom w:w="80" w:type="dxa"/>
              <w:right w:w="120" w:type="dxa"/>
            </w:tcMar>
          </w:tcPr>
          <w:p w:rsidR="00C67C71" w:rsidP="00252F8F" w:rsidRDefault="00C67C71" w14:paraId="341AD2B9" w14:textId="77777777">
            <w:r>
              <w:rPr>
                <w:color w:val="1A1A2E"/>
                <w:sz w:val="18"/>
                <w:szCs w:val="18"/>
              </w:rPr>
              <w:t>Alta</w:t>
            </w:r>
          </w:p>
        </w:tc>
      </w:tr>
      <w:tr w:rsidR="00F92307" w:rsidTr="00252F8F" w14:paraId="61B38517"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60838061" w14:textId="77777777">
            <w:r>
              <w:rPr>
                <w:b/>
                <w:bCs/>
                <w:color w:val="003366"/>
                <w:sz w:val="18"/>
                <w:szCs w:val="18"/>
              </w:rPr>
              <w:t>Actor(es) Primario(s)</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2FE0E4BA" w14:textId="77777777">
            <w:r>
              <w:rPr>
                <w:color w:val="1A1A2E"/>
                <w:sz w:val="18"/>
                <w:szCs w:val="18"/>
              </w:rPr>
              <w:t>Sistema (automático)</w:t>
            </w:r>
          </w:p>
        </w:tc>
      </w:tr>
      <w:tr w:rsidR="00F92307" w:rsidTr="00252F8F" w14:paraId="109D4026"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3F05B52C" w14:textId="77777777">
            <w:r>
              <w:rPr>
                <w:b/>
                <w:bCs/>
                <w:color w:val="003366"/>
                <w:sz w:val="18"/>
                <w:szCs w:val="18"/>
              </w:rPr>
              <w:t>Sistemas que Interactúan</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59042F73" w14:textId="77777777">
            <w:r>
              <w:rPr>
                <w:color w:val="1A1A2E"/>
                <w:sz w:val="18"/>
                <w:szCs w:val="18"/>
              </w:rPr>
              <w:t>Sistema Académico Institucional</w:t>
            </w:r>
          </w:p>
        </w:tc>
      </w:tr>
      <w:tr w:rsidR="00F92307" w:rsidTr="00252F8F" w14:paraId="1DC711CB"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7BB29E75" w14:textId="77777777">
            <w:r>
              <w:rPr>
                <w:b/>
                <w:bCs/>
                <w:color w:val="003366"/>
                <w:sz w:val="18"/>
                <w:szCs w:val="18"/>
              </w:rPr>
              <w:t>Precondiciones</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0E75F89A" w14:textId="53D28252">
            <w:pPr>
              <w:spacing w:after="60"/>
            </w:pPr>
            <w:r>
              <w:rPr>
                <w:sz w:val="18"/>
                <w:szCs w:val="18"/>
              </w:rPr>
              <w:t>• Período de rematricula anticipada (octubre-diciembre).</w:t>
            </w:r>
          </w:p>
          <w:p w:rsidR="00C67C71" w:rsidP="00252F8F" w:rsidRDefault="00C67C71" w14:paraId="5ECED66E" w14:textId="77777777">
            <w:pPr>
              <w:spacing w:after="60"/>
            </w:pPr>
            <w:r>
              <w:rPr>
                <w:sz w:val="18"/>
                <w:szCs w:val="18"/>
              </w:rPr>
              <w:t>• Cierre de notas del primer semestre completado.</w:t>
            </w:r>
          </w:p>
          <w:p w:rsidR="00C67C71" w:rsidP="00252F8F" w:rsidRDefault="00C67C71" w14:paraId="4005136D" w14:textId="77777777">
            <w:pPr>
              <w:spacing w:after="60"/>
            </w:pPr>
            <w:r>
              <w:rPr>
                <w:sz w:val="18"/>
                <w:szCs w:val="18"/>
              </w:rPr>
              <w:t>• Alumno tiene beca interna activa en el período actual.</w:t>
            </w:r>
          </w:p>
        </w:tc>
      </w:tr>
      <w:tr w:rsidR="00F92307" w:rsidTr="00252F8F" w14:paraId="74F36733"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79026060" w14:textId="77777777">
            <w:r>
              <w:rPr>
                <w:b/>
                <w:bCs/>
                <w:color w:val="003366"/>
                <w:sz w:val="18"/>
                <w:szCs w:val="18"/>
              </w:rPr>
              <w:t>Postcondición de éxito</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6B383597" w14:textId="77777777">
            <w:pPr>
              <w:spacing w:after="60"/>
            </w:pPr>
            <w:r>
              <w:rPr>
                <w:sz w:val="18"/>
                <w:szCs w:val="18"/>
              </w:rPr>
              <w:t>• Estado de beca determinado según promedio semestral.</w:t>
            </w:r>
          </w:p>
          <w:p w:rsidR="00C67C71" w:rsidP="00252F8F" w:rsidRDefault="00C67C71" w14:paraId="666CBF4A" w14:textId="77777777">
            <w:pPr>
              <w:spacing w:after="60"/>
            </w:pPr>
            <w:r>
              <w:rPr>
                <w:sz w:val="18"/>
                <w:szCs w:val="18"/>
              </w:rPr>
              <w:t>• Registro de auditoría de la validación generado.</w:t>
            </w:r>
          </w:p>
        </w:tc>
      </w:tr>
      <w:tr w:rsidR="00F92307" w:rsidTr="00252F8F" w14:paraId="4292B99D"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38CB1041" w14:textId="77777777">
            <w:r>
              <w:rPr>
                <w:b/>
                <w:bCs/>
                <w:color w:val="003366"/>
                <w:sz w:val="18"/>
                <w:szCs w:val="18"/>
              </w:rPr>
              <w:t>Flujo Principal</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613B69B3" w14:textId="77777777">
            <w:pPr>
              <w:spacing w:after="60"/>
            </w:pPr>
            <w:r>
              <w:rPr>
                <w:b/>
                <w:bCs/>
                <w:sz w:val="18"/>
                <w:szCs w:val="18"/>
              </w:rPr>
              <w:t>Actor</w:t>
            </w:r>
          </w:p>
          <w:p w:rsidR="00C67C71" w:rsidP="00252F8F" w:rsidRDefault="00C67C71" w14:paraId="3F52DAEF" w14:textId="77777777">
            <w:pPr>
              <w:spacing w:after="60"/>
            </w:pPr>
            <w:r>
              <w:rPr>
                <w:sz w:val="18"/>
                <w:szCs w:val="18"/>
              </w:rPr>
              <w:t xml:space="preserve">1. [Sistema] Detecta que el proceso se realiza en período de </w:t>
            </w:r>
            <w:proofErr w:type="spellStart"/>
            <w:r>
              <w:rPr>
                <w:sz w:val="18"/>
                <w:szCs w:val="18"/>
              </w:rPr>
              <w:t>rematrícula</w:t>
            </w:r>
            <w:proofErr w:type="spellEnd"/>
            <w:r>
              <w:rPr>
                <w:sz w:val="18"/>
                <w:szCs w:val="18"/>
              </w:rPr>
              <w:t xml:space="preserve"> anticipada.</w:t>
            </w:r>
          </w:p>
          <w:p w:rsidR="00C67C71" w:rsidP="00252F8F" w:rsidRDefault="00C67C71" w14:paraId="68A5D3AB" w14:textId="77777777">
            <w:pPr>
              <w:spacing w:after="60"/>
            </w:pPr>
            <w:r>
              <w:rPr>
                <w:sz w:val="18"/>
                <w:szCs w:val="18"/>
              </w:rPr>
              <w:t>2. [Sistema] Consulta el promedio general del primer semestre del alumno en el sistema académico.</w:t>
            </w:r>
          </w:p>
          <w:p w:rsidR="00C67C71" w:rsidP="00252F8F" w:rsidRDefault="00C67C71" w14:paraId="3CB646F3" w14:textId="77777777">
            <w:pPr>
              <w:spacing w:after="60"/>
            </w:pPr>
            <w:r>
              <w:rPr>
                <w:sz w:val="18"/>
                <w:szCs w:val="18"/>
              </w:rPr>
              <w:t>3. [Sistema] Compara el promedio con el umbral definido en la regla de negocio para la beca activa.</w:t>
            </w:r>
          </w:p>
          <w:p w:rsidR="00C67C71" w:rsidP="00252F8F" w:rsidRDefault="00C67C71" w14:paraId="37CCAD79" w14:textId="77777777">
            <w:pPr>
              <w:spacing w:after="60"/>
            </w:pPr>
            <w:r>
              <w:rPr>
                <w:sz w:val="18"/>
                <w:szCs w:val="18"/>
              </w:rPr>
              <w:t>4. [Sistema] Si el promedio es igual o superior al umbral: mantiene el % de beca actual.</w:t>
            </w:r>
          </w:p>
          <w:p w:rsidR="00C67C71" w:rsidP="00252F8F" w:rsidRDefault="00C67C71" w14:paraId="4227C297" w14:textId="77777777">
            <w:pPr>
              <w:spacing w:after="60"/>
            </w:pPr>
            <w:r>
              <w:rPr>
                <w:sz w:val="18"/>
                <w:szCs w:val="18"/>
              </w:rPr>
              <w:t>5. [Sistema] Si el promedio es inferior al umbral: calcula el nuevo % de beca y notifica al alumno el porcentaje de pérdida.</w:t>
            </w:r>
          </w:p>
          <w:p w:rsidR="00C67C71" w:rsidP="00252F8F" w:rsidRDefault="00C67C71" w14:paraId="0A60E736" w14:textId="77777777">
            <w:pPr>
              <w:spacing w:after="60"/>
            </w:pPr>
            <w:r>
              <w:rPr>
                <w:sz w:val="18"/>
                <w:szCs w:val="18"/>
              </w:rPr>
              <w:t>6. [Sistema] Genera el registro de auditoría de la validación.</w:t>
            </w:r>
          </w:p>
        </w:tc>
      </w:tr>
      <w:tr w:rsidR="00F92307" w:rsidTr="00252F8F" w14:paraId="47E62AB6"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11E7A251" w14:textId="77777777">
            <w:r>
              <w:rPr>
                <w:b/>
                <w:bCs/>
                <w:color w:val="003366"/>
                <w:sz w:val="18"/>
                <w:szCs w:val="18"/>
              </w:rPr>
              <w:t>Flujos Alternativos</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7E4AAE93" w14:textId="77777777">
            <w:pPr>
              <w:spacing w:after="60"/>
            </w:pPr>
            <w:r>
              <w:rPr>
                <w:sz w:val="18"/>
                <w:szCs w:val="18"/>
              </w:rPr>
              <w:t>4a (Promedio OK): El alumno continúa el proceso con su beca íntegra.</w:t>
            </w:r>
          </w:p>
          <w:p w:rsidR="00C67C71" w:rsidP="00252F8F" w:rsidRDefault="00C67C71" w14:paraId="1218439A" w14:textId="77777777">
            <w:pPr>
              <w:spacing w:after="60"/>
            </w:pPr>
            <w:r>
              <w:rPr>
                <w:sz w:val="18"/>
                <w:szCs w:val="18"/>
              </w:rPr>
              <w:t>5a (Promedio bajo): El alumno es notificado. Puede optar por continuar con la beca reducida o consultar al área de Becas.</w:t>
            </w:r>
          </w:p>
        </w:tc>
      </w:tr>
      <w:tr w:rsidR="00F92307" w:rsidTr="00252F8F" w14:paraId="455794F7"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640151B2" w14:textId="77777777">
            <w:r>
              <w:rPr>
                <w:b/>
                <w:bCs/>
                <w:color w:val="003366"/>
                <w:sz w:val="18"/>
                <w:szCs w:val="18"/>
              </w:rPr>
              <w:t>Flujos de Excepción</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21A801BE" w14:textId="77777777">
            <w:pPr>
              <w:spacing w:after="60"/>
            </w:pPr>
            <w:r>
              <w:rPr>
                <w:sz w:val="18"/>
                <w:szCs w:val="18"/>
              </w:rPr>
              <w:t>E-01: Promedio no disponible en el sistema (cierre incompleto). El sistema suspende la validación y debe procesarse manualmente por el supervisor.</w:t>
            </w:r>
          </w:p>
        </w:tc>
      </w:tr>
      <w:tr w:rsidR="00F92307" w:rsidTr="00252F8F" w14:paraId="127E3D31"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4BFA9162" w14:textId="77777777">
            <w:r>
              <w:rPr>
                <w:b/>
                <w:bCs/>
                <w:color w:val="003366"/>
                <w:sz w:val="18"/>
                <w:szCs w:val="18"/>
              </w:rPr>
              <w:t>Reglas de Negocio Aplicables</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66A84BA5" w14:textId="658A08DE">
            <w:pPr>
              <w:spacing w:after="60"/>
            </w:pPr>
            <w:r>
              <w:rPr>
                <w:rFonts w:ascii="Segoe UI Symbol" w:hAnsi="Segoe UI Symbol" w:cs="Segoe UI Symbol"/>
                <w:sz w:val="18"/>
                <w:szCs w:val="18"/>
              </w:rPr>
              <w:t>➤</w:t>
            </w:r>
            <w:r>
              <w:rPr>
                <w:sz w:val="18"/>
                <w:szCs w:val="18"/>
              </w:rPr>
              <w:t xml:space="preserve"> Aplica ÚNICAMENTE durante el período de rematricula anticipada (octubre-diciembre).</w:t>
            </w:r>
          </w:p>
          <w:p w:rsidR="00C67C71" w:rsidP="00252F8F" w:rsidRDefault="00C67C71" w14:paraId="616ADA1F" w14:textId="77777777">
            <w:pPr>
              <w:spacing w:after="60"/>
            </w:pPr>
            <w:r>
              <w:rPr>
                <w:rFonts w:ascii="Segoe UI Symbol" w:hAnsi="Segoe UI Symbol" w:cs="Segoe UI Symbol"/>
                <w:sz w:val="18"/>
                <w:szCs w:val="18"/>
              </w:rPr>
              <w:t>➤</w:t>
            </w:r>
            <w:r>
              <w:rPr>
                <w:sz w:val="18"/>
                <w:szCs w:val="18"/>
              </w:rPr>
              <w:t xml:space="preserve"> El umbral de promedio es definido por la institución según el tipo de beca.</w:t>
            </w:r>
          </w:p>
          <w:p w:rsidR="00C67C71" w:rsidP="00252F8F" w:rsidRDefault="00C67C71" w14:paraId="5B3EC7A7" w14:textId="77777777">
            <w:pPr>
              <w:spacing w:after="60"/>
            </w:pPr>
            <w:r>
              <w:rPr>
                <w:rFonts w:ascii="Segoe UI Symbol" w:hAnsi="Segoe UI Symbol" w:cs="Segoe UI Symbol"/>
                <w:sz w:val="18"/>
                <w:szCs w:val="18"/>
              </w:rPr>
              <w:t>➤</w:t>
            </w:r>
            <w:r>
              <w:rPr>
                <w:sz w:val="18"/>
                <w:szCs w:val="18"/>
              </w:rPr>
              <w:t xml:space="preserve"> Si el alumno no tiene beca interna activa, este CU no aplica.</w:t>
            </w:r>
          </w:p>
        </w:tc>
      </w:tr>
    </w:tbl>
    <w:p w:rsidR="00C67C71" w:rsidP="00C67C71" w:rsidRDefault="00C67C71" w14:paraId="0FFE4D61" w14:textId="77777777">
      <w:pPr>
        <w:spacing w:after="80"/>
      </w:pPr>
    </w:p>
    <w:p w:rsidR="00C67C71" w:rsidP="00C67C71" w:rsidRDefault="00C67C71" w14:paraId="29EB4E24" w14:textId="77777777">
      <w:r>
        <w:br w:type="page"/>
      </w:r>
    </w:p>
    <w:p w:rsidR="00C67C71" w:rsidP="00C67C71" w:rsidRDefault="00C67C71" w14:paraId="432194FE" w14:textId="77777777">
      <w:pPr>
        <w:pStyle w:val="Ttulo2"/>
        <w:spacing w:before="260" w:after="100"/>
      </w:pPr>
      <w:r>
        <w:t>CU-011 – Validar Promedio Anual para Cálculo de Beneficios</w:t>
      </w:r>
    </w:p>
    <w:tbl>
      <w:tblPr>
        <w:tblW w:w="97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7560"/>
      </w:tblGrid>
      <w:tr w:rsidR="0076488B" w:rsidTr="00252F8F" w14:paraId="76BF6246" w14:textId="77777777">
        <w:tc>
          <w:tcPr>
            <w:tcW w:w="0" w:type="auto"/>
            <w:gridSpan w:val="2"/>
            <w:tcBorders>
              <w:top w:val="single" w:color="003366" w:sz="1" w:space="0"/>
              <w:left w:val="single" w:color="003366" w:sz="1" w:space="0"/>
              <w:bottom w:val="single" w:color="003366" w:sz="1" w:space="0"/>
              <w:right w:val="single" w:color="003366" w:sz="1" w:space="0"/>
            </w:tcBorders>
            <w:shd w:val="clear" w:color="auto" w:fill="003366"/>
            <w:tcMar>
              <w:top w:w="100" w:type="dxa"/>
              <w:left w:w="160" w:type="dxa"/>
              <w:bottom w:w="100" w:type="dxa"/>
              <w:right w:w="160" w:type="dxa"/>
            </w:tcMar>
          </w:tcPr>
          <w:p w:rsidR="00C67C71" w:rsidP="00252F8F" w:rsidRDefault="00C67C71" w14:paraId="7A5DACE9" w14:textId="77777777">
            <w:r>
              <w:rPr>
                <w:b/>
                <w:bCs/>
                <w:color w:val="FFFFFF"/>
              </w:rPr>
              <w:t>CU-011 – Validar Promedio Anual para Cálculo de Beneficios</w:t>
            </w:r>
          </w:p>
        </w:tc>
      </w:tr>
      <w:tr w:rsidR="00F92307" w:rsidTr="00252F8F" w14:paraId="57F28957"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272A0C65" w14:textId="77777777">
            <w:r>
              <w:rPr>
                <w:b/>
                <w:bCs/>
                <w:color w:val="003366"/>
                <w:sz w:val="18"/>
                <w:szCs w:val="18"/>
              </w:rPr>
              <w:t>ID Caso de Uso</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132A4700" w14:textId="77777777">
            <w:r>
              <w:rPr>
                <w:color w:val="1A1A2E"/>
                <w:sz w:val="18"/>
                <w:szCs w:val="18"/>
              </w:rPr>
              <w:t>CU-011</w:t>
            </w:r>
          </w:p>
        </w:tc>
      </w:tr>
      <w:tr w:rsidR="00F92307" w:rsidTr="00252F8F" w14:paraId="55807162"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0E8BAD3E" w14:textId="77777777">
            <w:r>
              <w:rPr>
                <w:b/>
                <w:bCs/>
                <w:color w:val="003366"/>
                <w:sz w:val="18"/>
                <w:szCs w:val="18"/>
              </w:rPr>
              <w:t>RF Asociado</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1F81E6D0" w14:textId="77777777">
            <w:r>
              <w:rPr>
                <w:color w:val="1A1A2E"/>
                <w:sz w:val="18"/>
                <w:szCs w:val="18"/>
              </w:rPr>
              <w:t>RF-011</w:t>
            </w:r>
          </w:p>
        </w:tc>
      </w:tr>
      <w:tr w:rsidR="00F92307" w:rsidTr="00252F8F" w14:paraId="6D67588E"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3B8AA2CE" w14:textId="77777777">
            <w:r>
              <w:rPr>
                <w:b/>
                <w:bCs/>
                <w:color w:val="003366"/>
                <w:sz w:val="18"/>
                <w:szCs w:val="18"/>
              </w:rPr>
              <w:t>Criticidad</w:t>
            </w:r>
          </w:p>
        </w:tc>
        <w:tc>
          <w:tcPr>
            <w:tcW w:w="7560" w:type="dxa"/>
            <w:tcBorders>
              <w:top w:val="single" w:color="CCCCCC" w:sz="1" w:space="0"/>
              <w:left w:val="single" w:color="CCCCCC" w:sz="1" w:space="0"/>
              <w:bottom w:val="single" w:color="CCCCCC" w:sz="1" w:space="0"/>
              <w:right w:val="single" w:color="CCCCCC" w:sz="1" w:space="0"/>
            </w:tcBorders>
            <w:shd w:val="clear" w:color="auto" w:fill="E3F2FD"/>
            <w:tcMar>
              <w:top w:w="80" w:type="dxa"/>
              <w:left w:w="120" w:type="dxa"/>
              <w:bottom w:w="80" w:type="dxa"/>
              <w:right w:w="120" w:type="dxa"/>
            </w:tcMar>
          </w:tcPr>
          <w:p w:rsidR="00C67C71" w:rsidP="00252F8F" w:rsidRDefault="00C67C71" w14:paraId="50948962" w14:textId="77777777">
            <w:r>
              <w:rPr>
                <w:color w:val="1A1A2E"/>
                <w:sz w:val="18"/>
                <w:szCs w:val="18"/>
              </w:rPr>
              <w:t>Alta</w:t>
            </w:r>
          </w:p>
        </w:tc>
      </w:tr>
      <w:tr w:rsidR="00F92307" w:rsidTr="00252F8F" w14:paraId="5EDE370D"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30BD2544" w14:textId="77777777">
            <w:r>
              <w:rPr>
                <w:b/>
                <w:bCs/>
                <w:color w:val="003366"/>
                <w:sz w:val="18"/>
                <w:szCs w:val="18"/>
              </w:rPr>
              <w:t>Actor(es) Primario(s)</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634B67E9" w14:textId="77777777">
            <w:r>
              <w:rPr>
                <w:color w:val="1A1A2E"/>
                <w:sz w:val="18"/>
                <w:szCs w:val="18"/>
              </w:rPr>
              <w:t>Sistema (automático), Supervisor</w:t>
            </w:r>
          </w:p>
        </w:tc>
      </w:tr>
      <w:tr w:rsidR="00F92307" w:rsidTr="00252F8F" w14:paraId="05ECAD81"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0DF2CCA9" w14:textId="77777777">
            <w:r>
              <w:rPr>
                <w:b/>
                <w:bCs/>
                <w:color w:val="003366"/>
                <w:sz w:val="18"/>
                <w:szCs w:val="18"/>
              </w:rPr>
              <w:t>Sistemas que Interactúan</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36A22831" w14:textId="77777777">
            <w:r>
              <w:rPr>
                <w:color w:val="1A1A2E"/>
                <w:sz w:val="18"/>
                <w:szCs w:val="18"/>
              </w:rPr>
              <w:t>Sistema Académico Institucional</w:t>
            </w:r>
          </w:p>
        </w:tc>
      </w:tr>
      <w:tr w:rsidR="00F92307" w:rsidTr="00252F8F" w14:paraId="3299EAFE"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63C8EF33" w14:textId="77777777">
            <w:r>
              <w:rPr>
                <w:b/>
                <w:bCs/>
                <w:color w:val="003366"/>
                <w:sz w:val="18"/>
                <w:szCs w:val="18"/>
              </w:rPr>
              <w:t>Precondiciones</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2E8D605A" w14:textId="6EC4A240">
            <w:pPr>
              <w:spacing w:after="60"/>
            </w:pPr>
            <w:r>
              <w:rPr>
                <w:sz w:val="18"/>
                <w:szCs w:val="18"/>
              </w:rPr>
              <w:t>• Período de rematricula regular (post-cierre académico anual).</w:t>
            </w:r>
          </w:p>
          <w:p w:rsidR="00C67C71" w:rsidP="00252F8F" w:rsidRDefault="00C67C71" w14:paraId="00B63AF6" w14:textId="77777777">
            <w:pPr>
              <w:spacing w:after="60"/>
            </w:pPr>
            <w:r>
              <w:rPr>
                <w:sz w:val="18"/>
                <w:szCs w:val="18"/>
              </w:rPr>
              <w:t>• Cierre académico anual completado.</w:t>
            </w:r>
          </w:p>
          <w:p w:rsidR="00C67C71" w:rsidP="00252F8F" w:rsidRDefault="00C67C71" w14:paraId="6A008FCF" w14:textId="77777777">
            <w:pPr>
              <w:spacing w:after="60"/>
            </w:pPr>
            <w:r>
              <w:rPr>
                <w:sz w:val="18"/>
                <w:szCs w:val="18"/>
              </w:rPr>
              <w:t>• Alumno tiene beca interna activa.</w:t>
            </w:r>
          </w:p>
        </w:tc>
      </w:tr>
      <w:tr w:rsidR="00F92307" w:rsidTr="00252F8F" w14:paraId="217EE3C3"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55D8DBB4" w14:textId="77777777">
            <w:r>
              <w:rPr>
                <w:b/>
                <w:bCs/>
                <w:color w:val="003366"/>
                <w:sz w:val="18"/>
                <w:szCs w:val="18"/>
              </w:rPr>
              <w:t>Postcondición de éxito</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7B716287" w14:textId="77777777">
            <w:pPr>
              <w:spacing w:after="60"/>
            </w:pPr>
            <w:r>
              <w:rPr>
                <w:sz w:val="18"/>
                <w:szCs w:val="18"/>
              </w:rPr>
              <w:t>• Beneficios definitivos calculados para el nuevo período académico.</w:t>
            </w:r>
          </w:p>
          <w:p w:rsidR="00C67C71" w:rsidP="00252F8F" w:rsidRDefault="00C67C71" w14:paraId="47DDC297" w14:textId="77777777">
            <w:pPr>
              <w:spacing w:after="60"/>
            </w:pPr>
            <w:r>
              <w:rPr>
                <w:sz w:val="18"/>
                <w:szCs w:val="18"/>
              </w:rPr>
              <w:t>• Alumno notificado sobre cambios en sus beneficios.</w:t>
            </w:r>
          </w:p>
        </w:tc>
      </w:tr>
      <w:tr w:rsidR="00F92307" w:rsidTr="00252F8F" w14:paraId="6D80FC25"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1BF47F91" w14:textId="77777777">
            <w:r>
              <w:rPr>
                <w:b/>
                <w:bCs/>
                <w:color w:val="003366"/>
                <w:sz w:val="18"/>
                <w:szCs w:val="18"/>
              </w:rPr>
              <w:t>Flujo Principal</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0DCE9B58" w14:textId="77777777">
            <w:pPr>
              <w:spacing w:after="60"/>
            </w:pPr>
            <w:r>
              <w:rPr>
                <w:b/>
                <w:bCs/>
                <w:sz w:val="18"/>
                <w:szCs w:val="18"/>
              </w:rPr>
              <w:t>Actor</w:t>
            </w:r>
          </w:p>
          <w:p w:rsidR="00C67C71" w:rsidP="00252F8F" w:rsidRDefault="00C67C71" w14:paraId="4A2A4540" w14:textId="77777777">
            <w:pPr>
              <w:spacing w:after="60"/>
            </w:pPr>
            <w:r>
              <w:rPr>
                <w:sz w:val="18"/>
                <w:szCs w:val="18"/>
              </w:rPr>
              <w:t>1. [Sistema] Calcula el promedio general anual del alumno.</w:t>
            </w:r>
          </w:p>
          <w:p w:rsidR="00C67C71" w:rsidP="00252F8F" w:rsidRDefault="00C67C71" w14:paraId="52AF90A0" w14:textId="77777777">
            <w:pPr>
              <w:spacing w:after="60"/>
            </w:pPr>
            <w:r>
              <w:rPr>
                <w:sz w:val="18"/>
                <w:szCs w:val="18"/>
              </w:rPr>
              <w:t>2. [Sistema] Aplica la tabla de beneficios institucional según el rango de promedio calculado.</w:t>
            </w:r>
          </w:p>
          <w:p w:rsidR="00C67C71" w:rsidP="00252F8F" w:rsidRDefault="00C67C71" w14:paraId="344C24F0" w14:textId="77777777">
            <w:pPr>
              <w:spacing w:after="60"/>
            </w:pPr>
            <w:r>
              <w:rPr>
                <w:sz w:val="18"/>
                <w:szCs w:val="18"/>
              </w:rPr>
              <w:t>3. [Sistema] Determina el nuevo % de beca para el siguiente período.</w:t>
            </w:r>
          </w:p>
          <w:p w:rsidR="00C67C71" w:rsidP="00252F8F" w:rsidRDefault="00C67C71" w14:paraId="6831EAB8" w14:textId="77777777">
            <w:pPr>
              <w:spacing w:after="60"/>
            </w:pPr>
            <w:r>
              <w:rPr>
                <w:sz w:val="18"/>
                <w:szCs w:val="18"/>
              </w:rPr>
              <w:t>4. [Sistema] Actualiza el beneficio en el módulo correspondiente.</w:t>
            </w:r>
          </w:p>
          <w:p w:rsidR="00C67C71" w:rsidP="00252F8F" w:rsidRDefault="00C67C71" w14:paraId="5E068562" w14:textId="77777777">
            <w:pPr>
              <w:spacing w:after="60"/>
            </w:pPr>
            <w:r>
              <w:rPr>
                <w:sz w:val="18"/>
                <w:szCs w:val="18"/>
              </w:rPr>
              <w:t>5. [Sistema] Notifica al alumno los cambios en sus beneficios (si los hay).</w:t>
            </w:r>
          </w:p>
          <w:p w:rsidR="00C67C71" w:rsidP="00252F8F" w:rsidRDefault="00C67C71" w14:paraId="3B37FA10" w14:textId="77777777">
            <w:pPr>
              <w:spacing w:after="60"/>
            </w:pPr>
            <w:r>
              <w:rPr>
                <w:sz w:val="18"/>
                <w:szCs w:val="18"/>
              </w:rPr>
              <w:t>6. [Sistema] Genera el reporte de beneficios ajustados por rendimiento académico.</w:t>
            </w:r>
          </w:p>
        </w:tc>
      </w:tr>
      <w:tr w:rsidR="00F92307" w:rsidTr="00252F8F" w14:paraId="7D970189"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08560A76" w14:textId="77777777">
            <w:r>
              <w:rPr>
                <w:b/>
                <w:bCs/>
                <w:color w:val="003366"/>
                <w:sz w:val="18"/>
                <w:szCs w:val="18"/>
              </w:rPr>
              <w:t>Flujos de Excepción</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67DBFD73" w14:textId="77777777">
            <w:pPr>
              <w:spacing w:after="60"/>
            </w:pPr>
            <w:r>
              <w:rPr>
                <w:sz w:val="18"/>
                <w:szCs w:val="18"/>
              </w:rPr>
              <w:t>E-01: Datos de promedio anual no disponibles. El supervisor puede ingresar ajuste manual excepcional con justificación documentada.</w:t>
            </w:r>
          </w:p>
        </w:tc>
      </w:tr>
      <w:tr w:rsidR="00F92307" w:rsidTr="00252F8F" w14:paraId="3D6636D5"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2522E007" w14:textId="77777777">
            <w:r>
              <w:rPr>
                <w:b/>
                <w:bCs/>
                <w:color w:val="003366"/>
                <w:sz w:val="18"/>
                <w:szCs w:val="18"/>
              </w:rPr>
              <w:t>Reglas de Negocio Aplicables</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45F93EBD" w14:textId="4B112B0C">
            <w:pPr>
              <w:spacing w:after="60"/>
            </w:pPr>
            <w:r>
              <w:rPr>
                <w:rFonts w:ascii="Segoe UI Symbol" w:hAnsi="Segoe UI Symbol" w:cs="Segoe UI Symbol"/>
                <w:sz w:val="18"/>
                <w:szCs w:val="18"/>
              </w:rPr>
              <w:t>➤</w:t>
            </w:r>
            <w:r>
              <w:rPr>
                <w:sz w:val="18"/>
                <w:szCs w:val="18"/>
              </w:rPr>
              <w:t xml:space="preserve"> Aplica SOLO en rematricula regular (post-cierre académico anual).</w:t>
            </w:r>
          </w:p>
          <w:p w:rsidR="00C67C71" w:rsidP="00252F8F" w:rsidRDefault="00C67C71" w14:paraId="05E8BC78" w14:textId="4F5B5AA7">
            <w:pPr>
              <w:spacing w:after="60"/>
            </w:pPr>
            <w:r>
              <w:rPr>
                <w:rFonts w:ascii="Segoe UI Symbol" w:hAnsi="Segoe UI Symbol" w:cs="Segoe UI Symbol"/>
                <w:sz w:val="18"/>
                <w:szCs w:val="18"/>
              </w:rPr>
              <w:t>➤</w:t>
            </w:r>
            <w:r>
              <w:rPr>
                <w:sz w:val="18"/>
                <w:szCs w:val="18"/>
              </w:rPr>
              <w:t xml:space="preserve"> Puede modificar beneficios asignados previamente en rematricula anticipada.</w:t>
            </w:r>
          </w:p>
          <w:p w:rsidR="00C67C71" w:rsidP="00252F8F" w:rsidRDefault="00C67C71" w14:paraId="4C92F8F9" w14:textId="77777777">
            <w:pPr>
              <w:spacing w:after="60"/>
            </w:pPr>
            <w:r>
              <w:rPr>
                <w:rFonts w:ascii="Segoe UI Symbol" w:hAnsi="Segoe UI Symbol" w:cs="Segoe UI Symbol"/>
                <w:sz w:val="18"/>
                <w:szCs w:val="18"/>
              </w:rPr>
              <w:t>➤</w:t>
            </w:r>
            <w:r>
              <w:rPr>
                <w:sz w:val="18"/>
                <w:szCs w:val="18"/>
              </w:rPr>
              <w:t xml:space="preserve"> El ajuste manual del supervisor queda registrado en auditoría.</w:t>
            </w:r>
          </w:p>
        </w:tc>
      </w:tr>
    </w:tbl>
    <w:p w:rsidR="00C67C71" w:rsidP="00C67C71" w:rsidRDefault="00C67C71" w14:paraId="15526312" w14:textId="77777777">
      <w:pPr>
        <w:spacing w:after="80"/>
      </w:pPr>
    </w:p>
    <w:p w:rsidR="00C67C71" w:rsidP="00C67C71" w:rsidRDefault="00C67C71" w14:paraId="14AF6D47" w14:textId="77777777">
      <w:r>
        <w:br w:type="page"/>
      </w:r>
    </w:p>
    <w:p w:rsidR="00C67C71" w:rsidP="00C67C71" w:rsidRDefault="00C67C71" w14:paraId="28FFF810" w14:textId="77777777">
      <w:pPr>
        <w:pStyle w:val="Ttulo2"/>
        <w:spacing w:before="260" w:after="100"/>
      </w:pPr>
      <w:r>
        <w:t>CU-012 – Calcular Matriz de Beneficios (Núcleo CRÍTICO)</w:t>
      </w:r>
    </w:p>
    <w:tbl>
      <w:tblPr>
        <w:tblW w:w="97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7560"/>
      </w:tblGrid>
      <w:tr w:rsidR="0076488B" w:rsidTr="00252F8F" w14:paraId="644128AD" w14:textId="77777777">
        <w:tc>
          <w:tcPr>
            <w:tcW w:w="0" w:type="auto"/>
            <w:gridSpan w:val="2"/>
            <w:tcBorders>
              <w:top w:val="single" w:color="003366" w:sz="1" w:space="0"/>
              <w:left w:val="single" w:color="003366" w:sz="1" w:space="0"/>
              <w:bottom w:val="single" w:color="003366" w:sz="1" w:space="0"/>
              <w:right w:val="single" w:color="003366" w:sz="1" w:space="0"/>
            </w:tcBorders>
            <w:shd w:val="clear" w:color="auto" w:fill="B71C1C"/>
            <w:tcMar>
              <w:top w:w="100" w:type="dxa"/>
              <w:left w:w="160" w:type="dxa"/>
              <w:bottom w:w="100" w:type="dxa"/>
              <w:right w:w="160" w:type="dxa"/>
            </w:tcMar>
          </w:tcPr>
          <w:p w:rsidR="00C67C71" w:rsidP="00252F8F" w:rsidRDefault="00C67C71" w14:paraId="7EDC4B49" w14:textId="77777777">
            <w:r>
              <w:rPr>
                <w:b/>
                <w:bCs/>
                <w:color w:val="FFFFFF"/>
              </w:rPr>
              <w:t>CU-012 – Calcular Matriz de Beneficios (Núcleo CRÍTICO)</w:t>
            </w:r>
          </w:p>
        </w:tc>
      </w:tr>
      <w:tr w:rsidR="00F92307" w:rsidTr="00252F8F" w14:paraId="7277A90B"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32C26A1D" w14:textId="77777777">
            <w:r>
              <w:rPr>
                <w:b/>
                <w:bCs/>
                <w:color w:val="003366"/>
                <w:sz w:val="18"/>
                <w:szCs w:val="18"/>
              </w:rPr>
              <w:t>ID Caso de Uso</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676D9846" w14:textId="77777777">
            <w:r>
              <w:rPr>
                <w:color w:val="1A1A2E"/>
                <w:sz w:val="18"/>
                <w:szCs w:val="18"/>
              </w:rPr>
              <w:t>CU-012</w:t>
            </w:r>
          </w:p>
        </w:tc>
      </w:tr>
      <w:tr w:rsidR="00F92307" w:rsidTr="00252F8F" w14:paraId="3ADBB5C6"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739CEF3F" w14:textId="77777777">
            <w:r>
              <w:rPr>
                <w:b/>
                <w:bCs/>
                <w:color w:val="003366"/>
                <w:sz w:val="18"/>
                <w:szCs w:val="18"/>
              </w:rPr>
              <w:t>RF Asociado</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66934570" w14:textId="77777777">
            <w:r>
              <w:rPr>
                <w:color w:val="1A1A2E"/>
                <w:sz w:val="18"/>
                <w:szCs w:val="18"/>
              </w:rPr>
              <w:t>RF-012</w:t>
            </w:r>
          </w:p>
        </w:tc>
      </w:tr>
      <w:tr w:rsidR="00F92307" w:rsidTr="00252F8F" w14:paraId="4FEF9B52"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19D94FD6" w14:textId="77777777">
            <w:r>
              <w:rPr>
                <w:b/>
                <w:bCs/>
                <w:color w:val="003366"/>
                <w:sz w:val="18"/>
                <w:szCs w:val="18"/>
              </w:rPr>
              <w:t>Criticidad</w:t>
            </w:r>
          </w:p>
        </w:tc>
        <w:tc>
          <w:tcPr>
            <w:tcW w:w="7560" w:type="dxa"/>
            <w:tcBorders>
              <w:top w:val="single" w:color="CCCCCC" w:sz="1" w:space="0"/>
              <w:left w:val="single" w:color="CCCCCC" w:sz="1" w:space="0"/>
              <w:bottom w:val="single" w:color="CCCCCC" w:sz="1" w:space="0"/>
              <w:right w:val="single" w:color="CCCCCC" w:sz="1" w:space="0"/>
            </w:tcBorders>
            <w:shd w:val="clear" w:color="auto" w:fill="FFEBEE"/>
            <w:tcMar>
              <w:top w:w="80" w:type="dxa"/>
              <w:left w:w="120" w:type="dxa"/>
              <w:bottom w:w="80" w:type="dxa"/>
              <w:right w:w="120" w:type="dxa"/>
            </w:tcMar>
          </w:tcPr>
          <w:p w:rsidR="00C67C71" w:rsidP="00252F8F" w:rsidRDefault="00C67C71" w14:paraId="40D89597" w14:textId="77777777">
            <w:r>
              <w:rPr>
                <w:color w:val="1A1A2E"/>
                <w:sz w:val="18"/>
                <w:szCs w:val="18"/>
              </w:rPr>
              <w:t>CRITICA</w:t>
            </w:r>
          </w:p>
        </w:tc>
      </w:tr>
      <w:tr w:rsidR="00F92307" w:rsidTr="00252F8F" w14:paraId="32B6C510"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36266DFC" w14:textId="77777777">
            <w:r>
              <w:rPr>
                <w:b/>
                <w:bCs/>
                <w:color w:val="003366"/>
                <w:sz w:val="18"/>
                <w:szCs w:val="18"/>
              </w:rPr>
              <w:t>Actor(es) Primario(s)</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7B56242D" w14:textId="77777777">
            <w:r>
              <w:rPr>
                <w:color w:val="1A1A2E"/>
                <w:sz w:val="18"/>
                <w:szCs w:val="18"/>
              </w:rPr>
              <w:t>Sistema (automático)</w:t>
            </w:r>
          </w:p>
        </w:tc>
      </w:tr>
      <w:tr w:rsidR="00F92307" w:rsidTr="00252F8F" w14:paraId="6B1285BF"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28B2D440" w14:textId="77777777">
            <w:r>
              <w:rPr>
                <w:b/>
                <w:bCs/>
                <w:color w:val="003366"/>
                <w:sz w:val="18"/>
                <w:szCs w:val="18"/>
              </w:rPr>
              <w:t>Sistemas que Interactúan</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6F856221" w14:textId="77777777">
            <w:r>
              <w:rPr>
                <w:color w:val="1A1A2E"/>
                <w:sz w:val="18"/>
                <w:szCs w:val="18"/>
              </w:rPr>
              <w:t>Sistema Académico, Sistema Financiero, Módulo de Beneficios</w:t>
            </w:r>
          </w:p>
        </w:tc>
      </w:tr>
      <w:tr w:rsidR="00F92307" w:rsidTr="00252F8F" w14:paraId="0E5C67FD"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40A1D0AB" w14:textId="77777777">
            <w:r>
              <w:rPr>
                <w:b/>
                <w:bCs/>
                <w:color w:val="003366"/>
                <w:sz w:val="18"/>
                <w:szCs w:val="18"/>
              </w:rPr>
              <w:t>Precondiciones</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1ACF19B3" w14:textId="77777777">
            <w:pPr>
              <w:spacing w:after="60"/>
            </w:pPr>
            <w:r>
              <w:rPr>
                <w:sz w:val="18"/>
                <w:szCs w:val="18"/>
              </w:rPr>
              <w:t>• Validación académica completada (CU-010 o CU-011).</w:t>
            </w:r>
          </w:p>
          <w:p w:rsidR="00C67C71" w:rsidP="00252F8F" w:rsidRDefault="00C67C71" w14:paraId="161998E2" w14:textId="77777777">
            <w:pPr>
              <w:spacing w:after="60"/>
            </w:pPr>
            <w:r>
              <w:rPr>
                <w:sz w:val="18"/>
                <w:szCs w:val="18"/>
              </w:rPr>
              <w:t>• Aranceles vigentes cargados en el sistema.</w:t>
            </w:r>
          </w:p>
          <w:p w:rsidR="00C67C71" w:rsidP="00252F8F" w:rsidRDefault="00C67C71" w14:paraId="6F0ADA0F" w14:textId="77777777">
            <w:pPr>
              <w:spacing w:after="60"/>
            </w:pPr>
            <w:r>
              <w:rPr>
                <w:sz w:val="18"/>
                <w:szCs w:val="18"/>
              </w:rPr>
              <w:t>• Beneficios internos y externos actualizados.</w:t>
            </w:r>
          </w:p>
        </w:tc>
      </w:tr>
      <w:tr w:rsidR="00F92307" w:rsidTr="00252F8F" w14:paraId="64DAC26F"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0A0E1607" w14:textId="77777777">
            <w:r>
              <w:rPr>
                <w:b/>
                <w:bCs/>
                <w:color w:val="003366"/>
                <w:sz w:val="18"/>
                <w:szCs w:val="18"/>
              </w:rPr>
              <w:t>Postcondición de éxito</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596FB819" w14:textId="77777777">
            <w:pPr>
              <w:spacing w:after="60"/>
            </w:pPr>
            <w:r>
              <w:rPr>
                <w:sz w:val="18"/>
                <w:szCs w:val="18"/>
              </w:rPr>
              <w:t>• Matriz de beneficios calculada y mostrada al alumno con desglose completo.</w:t>
            </w:r>
          </w:p>
          <w:p w:rsidR="00C67C71" w:rsidP="00252F8F" w:rsidRDefault="00C67C71" w14:paraId="2DF681B5" w14:textId="77777777">
            <w:pPr>
              <w:spacing w:after="60"/>
            </w:pPr>
            <w:r>
              <w:rPr>
                <w:sz w:val="18"/>
                <w:szCs w:val="18"/>
              </w:rPr>
              <w:t>• Total a pagar determinado y disponible para el proceso de pago.</w:t>
            </w:r>
          </w:p>
        </w:tc>
      </w:tr>
      <w:tr w:rsidR="00F92307" w:rsidTr="00252F8F" w14:paraId="3441D14A"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376219AE" w14:textId="77777777">
            <w:r>
              <w:rPr>
                <w:b/>
                <w:bCs/>
                <w:color w:val="003366"/>
                <w:sz w:val="18"/>
                <w:szCs w:val="18"/>
              </w:rPr>
              <w:t>Flujo Principal</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497FFDA1" w14:textId="77777777">
            <w:pPr>
              <w:spacing w:after="60"/>
            </w:pPr>
            <w:r>
              <w:rPr>
                <w:b/>
                <w:bCs/>
                <w:sz w:val="18"/>
                <w:szCs w:val="18"/>
              </w:rPr>
              <w:t>Actor</w:t>
            </w:r>
          </w:p>
          <w:p w:rsidR="00C67C71" w:rsidP="00252F8F" w:rsidRDefault="00C67C71" w14:paraId="4E31E606" w14:textId="77777777">
            <w:pPr>
              <w:spacing w:after="60"/>
            </w:pPr>
            <w:r>
              <w:rPr>
                <w:sz w:val="18"/>
                <w:szCs w:val="18"/>
              </w:rPr>
              <w:t>1. [Sistema] Obtiene el arancel base según carrera, cohorte y período del alumno.</w:t>
            </w:r>
          </w:p>
          <w:p w:rsidR="00C67C71" w:rsidP="00252F8F" w:rsidRDefault="00C67C71" w14:paraId="6B525A88" w14:textId="77777777">
            <w:pPr>
              <w:spacing w:after="60"/>
            </w:pPr>
            <w:r>
              <w:rPr>
                <w:sz w:val="18"/>
                <w:szCs w:val="18"/>
              </w:rPr>
              <w:t>2. [Sistema] Consulta si existen becas ministeriales o externas (JUNAEB) activas. Si existen, las aplica sobre el arancel base.</w:t>
            </w:r>
          </w:p>
          <w:p w:rsidR="00C67C71" w:rsidP="00252F8F" w:rsidRDefault="00C67C71" w14:paraId="5167F1E4" w14:textId="77777777">
            <w:pPr>
              <w:spacing w:after="60"/>
            </w:pPr>
            <w:r>
              <w:rPr>
                <w:sz w:val="18"/>
                <w:szCs w:val="18"/>
              </w:rPr>
              <w:t>3. [Sistema] Sobre el saldo resultante, identifica si el alumno tiene beca interna O convenio (no acumulables). Aplica el que corresponda.</w:t>
            </w:r>
          </w:p>
          <w:p w:rsidR="00C67C71" w:rsidP="00252F8F" w:rsidRDefault="00C67C71" w14:paraId="1BB7939E" w14:textId="77777777">
            <w:pPr>
              <w:spacing w:after="60"/>
            </w:pPr>
            <w:r>
              <w:rPr>
                <w:sz w:val="18"/>
                <w:szCs w:val="18"/>
              </w:rPr>
              <w:t>4. [Sistema] Aplica los descuentos financieros según campaña vigente por fecha (incluye CU-013).</w:t>
            </w:r>
          </w:p>
          <w:p w:rsidR="00C67C71" w:rsidP="00252F8F" w:rsidRDefault="00C67C71" w14:paraId="6CA6DB6E" w14:textId="77777777">
            <w:pPr>
              <w:spacing w:after="60"/>
            </w:pPr>
            <w:r>
              <w:rPr>
                <w:sz w:val="18"/>
                <w:szCs w:val="18"/>
              </w:rPr>
              <w:t>5. [Sistema] Calcula el total final a pagar (matrícula + arancel después de todos los descuentos).</w:t>
            </w:r>
          </w:p>
          <w:p w:rsidR="00C67C71" w:rsidP="00252F8F" w:rsidRDefault="00C67C71" w14:paraId="583CEC4B" w14:textId="77777777">
            <w:pPr>
              <w:spacing w:after="60"/>
            </w:pPr>
            <w:r>
              <w:rPr>
                <w:sz w:val="18"/>
                <w:szCs w:val="18"/>
              </w:rPr>
              <w:t>6. [Sistema] Muestra el desglose completo y transparente al alumno: arancel base, descuento por beca externa, descuento por beca interna/convenio, descuento por fecha, total a pagar.</w:t>
            </w:r>
          </w:p>
        </w:tc>
      </w:tr>
      <w:tr w:rsidR="00F92307" w:rsidTr="00252F8F" w14:paraId="7C5A0629"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5C06C7C4" w14:textId="77777777">
            <w:r>
              <w:rPr>
                <w:b/>
                <w:bCs/>
                <w:color w:val="003366"/>
                <w:sz w:val="18"/>
                <w:szCs w:val="18"/>
              </w:rPr>
              <w:t>Flujos Alternativos</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0B2A99C6" w14:textId="77777777">
            <w:pPr>
              <w:spacing w:after="60"/>
            </w:pPr>
            <w:r>
              <w:rPr>
                <w:sz w:val="18"/>
                <w:szCs w:val="18"/>
              </w:rPr>
              <w:t>3a. Si el alumno tiene beca interna Y convenio: el sistema aplica el que sea más beneficioso para el alumno e informa el criterio.</w:t>
            </w:r>
          </w:p>
        </w:tc>
      </w:tr>
      <w:tr w:rsidR="00F92307" w:rsidTr="00252F8F" w14:paraId="69487BF2"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24AB4CCE" w14:textId="77777777">
            <w:r>
              <w:rPr>
                <w:b/>
                <w:bCs/>
                <w:color w:val="003366"/>
                <w:sz w:val="18"/>
                <w:szCs w:val="18"/>
              </w:rPr>
              <w:t>Flujos de Excepción</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5AAE42B1" w14:textId="77777777">
            <w:pPr>
              <w:spacing w:after="60"/>
            </w:pPr>
            <w:r>
              <w:rPr>
                <w:sz w:val="18"/>
                <w:szCs w:val="18"/>
              </w:rPr>
              <w:t>E-01: Arancel no encontrado para la carrera/cohorte/período. El proceso se suspende y se notifica al área de Finanzas.</w:t>
            </w:r>
          </w:p>
          <w:p w:rsidR="00C67C71" w:rsidP="00252F8F" w:rsidRDefault="00C67C71" w14:paraId="6A41618E" w14:textId="77777777">
            <w:pPr>
              <w:spacing w:after="60"/>
            </w:pPr>
            <w:r>
              <w:rPr>
                <w:sz w:val="18"/>
                <w:szCs w:val="18"/>
              </w:rPr>
              <w:t>E-02: Error de cálculo detectado. El sistema registra el incidente, bloquea el proceso y notifica al equipo técnico.</w:t>
            </w:r>
          </w:p>
        </w:tc>
      </w:tr>
      <w:tr w:rsidR="00F92307" w:rsidTr="00252F8F" w14:paraId="19306D9F"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1CC7DA51" w14:textId="77777777">
            <w:r>
              <w:rPr>
                <w:b/>
                <w:bCs/>
                <w:color w:val="003366"/>
                <w:sz w:val="18"/>
                <w:szCs w:val="18"/>
              </w:rPr>
              <w:t>Reglas de Negocio Aplicables</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3A0F2261" w14:textId="77777777">
            <w:pPr>
              <w:spacing w:after="60"/>
            </w:pPr>
            <w:r>
              <w:rPr>
                <w:rFonts w:ascii="Segoe UI Symbol" w:hAnsi="Segoe UI Symbol" w:cs="Segoe UI Symbol"/>
                <w:sz w:val="18"/>
                <w:szCs w:val="18"/>
              </w:rPr>
              <w:t>➤</w:t>
            </w:r>
            <w:r>
              <w:rPr>
                <w:sz w:val="18"/>
                <w:szCs w:val="18"/>
              </w:rPr>
              <w:t xml:space="preserve"> Becas internas y convenios NO son acumulables entre sí.</w:t>
            </w:r>
          </w:p>
          <w:p w:rsidR="00C67C71" w:rsidP="00252F8F" w:rsidRDefault="00C67C71" w14:paraId="71A6AB9E" w14:textId="77777777">
            <w:pPr>
              <w:spacing w:after="60"/>
            </w:pPr>
            <w:r>
              <w:rPr>
                <w:rFonts w:ascii="Segoe UI Symbol" w:hAnsi="Segoe UI Symbol" w:cs="Segoe UI Symbol"/>
                <w:sz w:val="18"/>
                <w:szCs w:val="18"/>
              </w:rPr>
              <w:t>➤</w:t>
            </w:r>
            <w:r>
              <w:rPr>
                <w:sz w:val="18"/>
                <w:szCs w:val="18"/>
              </w:rPr>
              <w:t xml:space="preserve"> Las becas externas siempre se aplican primero (sobre el arancel base).</w:t>
            </w:r>
          </w:p>
          <w:p w:rsidR="00C67C71" w:rsidP="00252F8F" w:rsidRDefault="00C67C71" w14:paraId="2212B813" w14:textId="77777777">
            <w:pPr>
              <w:spacing w:after="60"/>
            </w:pPr>
            <w:r>
              <w:rPr>
                <w:rFonts w:ascii="Segoe UI Symbol" w:hAnsi="Segoe UI Symbol" w:cs="Segoe UI Symbol"/>
                <w:sz w:val="18"/>
                <w:szCs w:val="18"/>
              </w:rPr>
              <w:t>➤</w:t>
            </w:r>
            <w:r>
              <w:rPr>
                <w:sz w:val="18"/>
                <w:szCs w:val="18"/>
              </w:rPr>
              <w:t xml:space="preserve"> Los descuentos financieros se aplican últimos, sobre el saldo ya reducido por becas.</w:t>
            </w:r>
          </w:p>
          <w:p w:rsidR="00C67C71" w:rsidP="00252F8F" w:rsidRDefault="00C67C71" w14:paraId="432C6521" w14:textId="77777777">
            <w:pPr>
              <w:spacing w:after="60"/>
            </w:pPr>
            <w:r>
              <w:rPr>
                <w:rFonts w:ascii="Segoe UI Symbol" w:hAnsi="Segoe UI Symbol" w:cs="Segoe UI Symbol"/>
                <w:sz w:val="18"/>
                <w:szCs w:val="18"/>
              </w:rPr>
              <w:t>➤</w:t>
            </w:r>
            <w:r>
              <w:rPr>
                <w:sz w:val="18"/>
                <w:szCs w:val="18"/>
              </w:rPr>
              <w:t xml:space="preserve"> El desglose debe ser totalmente transparente y auditable.</w:t>
            </w:r>
          </w:p>
        </w:tc>
      </w:tr>
    </w:tbl>
    <w:p w:rsidR="00C67C71" w:rsidP="00C67C71" w:rsidRDefault="00C67C71" w14:paraId="71EA1CF0" w14:textId="77777777">
      <w:pPr>
        <w:spacing w:after="80"/>
      </w:pPr>
    </w:p>
    <w:p w:rsidR="00C67C71" w:rsidP="00C67C71" w:rsidRDefault="00C67C71" w14:paraId="3D651B86" w14:textId="77777777">
      <w:r>
        <w:br w:type="page"/>
      </w:r>
    </w:p>
    <w:p w:rsidR="00C67C71" w:rsidP="00C67C71" w:rsidRDefault="00C67C71" w14:paraId="6ADDB294" w14:textId="77777777">
      <w:pPr>
        <w:pStyle w:val="Ttulo2"/>
        <w:spacing w:before="260" w:after="100"/>
      </w:pPr>
      <w:r>
        <w:t>CU-013 – Aplicar Beneficios por Fecha / Campañas de Descuento</w:t>
      </w:r>
    </w:p>
    <w:tbl>
      <w:tblPr>
        <w:tblW w:w="97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7560"/>
      </w:tblGrid>
      <w:tr w:rsidR="0076488B" w:rsidTr="00252F8F" w14:paraId="0DEC2744" w14:textId="77777777">
        <w:tc>
          <w:tcPr>
            <w:tcW w:w="0" w:type="auto"/>
            <w:gridSpan w:val="2"/>
            <w:tcBorders>
              <w:top w:val="single" w:color="003366" w:sz="1" w:space="0"/>
              <w:left w:val="single" w:color="003366" w:sz="1" w:space="0"/>
              <w:bottom w:val="single" w:color="003366" w:sz="1" w:space="0"/>
              <w:right w:val="single" w:color="003366" w:sz="1" w:space="0"/>
            </w:tcBorders>
            <w:shd w:val="clear" w:color="auto" w:fill="003366"/>
            <w:tcMar>
              <w:top w:w="100" w:type="dxa"/>
              <w:left w:w="160" w:type="dxa"/>
              <w:bottom w:w="100" w:type="dxa"/>
              <w:right w:w="160" w:type="dxa"/>
            </w:tcMar>
          </w:tcPr>
          <w:p w:rsidR="00C67C71" w:rsidP="00252F8F" w:rsidRDefault="00C67C71" w14:paraId="5618BBDE" w14:textId="77777777">
            <w:r>
              <w:rPr>
                <w:b/>
                <w:bCs/>
                <w:color w:val="FFFFFF"/>
              </w:rPr>
              <w:t>CU-013 – Aplicar Beneficios por Fecha / Campañas de Descuento</w:t>
            </w:r>
          </w:p>
        </w:tc>
      </w:tr>
      <w:tr w:rsidR="00F92307" w:rsidTr="00252F8F" w14:paraId="6EE5ECCA"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37AB1998" w14:textId="77777777">
            <w:r>
              <w:rPr>
                <w:b/>
                <w:bCs/>
                <w:color w:val="003366"/>
                <w:sz w:val="18"/>
                <w:szCs w:val="18"/>
              </w:rPr>
              <w:t>ID Caso de Uso</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3A01B768" w14:textId="77777777">
            <w:r>
              <w:rPr>
                <w:color w:val="1A1A2E"/>
                <w:sz w:val="18"/>
                <w:szCs w:val="18"/>
              </w:rPr>
              <w:t>CU-013</w:t>
            </w:r>
          </w:p>
        </w:tc>
      </w:tr>
      <w:tr w:rsidR="00F92307" w:rsidTr="00252F8F" w14:paraId="54ABFE75"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05BA03B0" w14:textId="77777777">
            <w:r>
              <w:rPr>
                <w:b/>
                <w:bCs/>
                <w:color w:val="003366"/>
                <w:sz w:val="18"/>
                <w:szCs w:val="18"/>
              </w:rPr>
              <w:t>RF Asociado</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4C2C259E" w14:textId="77777777">
            <w:r>
              <w:rPr>
                <w:color w:val="1A1A2E"/>
                <w:sz w:val="18"/>
                <w:szCs w:val="18"/>
              </w:rPr>
              <w:t>RF-013</w:t>
            </w:r>
          </w:p>
        </w:tc>
      </w:tr>
      <w:tr w:rsidR="00F92307" w:rsidTr="00252F8F" w14:paraId="5F7DBD9F"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654DA319" w14:textId="77777777">
            <w:r>
              <w:rPr>
                <w:b/>
                <w:bCs/>
                <w:color w:val="003366"/>
                <w:sz w:val="18"/>
                <w:szCs w:val="18"/>
              </w:rPr>
              <w:t>Criticidad</w:t>
            </w:r>
          </w:p>
        </w:tc>
        <w:tc>
          <w:tcPr>
            <w:tcW w:w="7560" w:type="dxa"/>
            <w:tcBorders>
              <w:top w:val="single" w:color="CCCCCC" w:sz="1" w:space="0"/>
              <w:left w:val="single" w:color="CCCCCC" w:sz="1" w:space="0"/>
              <w:bottom w:val="single" w:color="CCCCCC" w:sz="1" w:space="0"/>
              <w:right w:val="single" w:color="CCCCCC" w:sz="1" w:space="0"/>
            </w:tcBorders>
            <w:shd w:val="clear" w:color="auto" w:fill="E3F2FD"/>
            <w:tcMar>
              <w:top w:w="80" w:type="dxa"/>
              <w:left w:w="120" w:type="dxa"/>
              <w:bottom w:w="80" w:type="dxa"/>
              <w:right w:w="120" w:type="dxa"/>
            </w:tcMar>
          </w:tcPr>
          <w:p w:rsidR="00C67C71" w:rsidP="00252F8F" w:rsidRDefault="00C67C71" w14:paraId="6E76D2B1" w14:textId="77777777">
            <w:r>
              <w:rPr>
                <w:color w:val="1A1A2E"/>
                <w:sz w:val="18"/>
                <w:szCs w:val="18"/>
              </w:rPr>
              <w:t>Alta</w:t>
            </w:r>
          </w:p>
        </w:tc>
      </w:tr>
      <w:tr w:rsidR="00F92307" w:rsidTr="00252F8F" w14:paraId="14018CEB"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75E05732" w14:textId="77777777">
            <w:r>
              <w:rPr>
                <w:b/>
                <w:bCs/>
                <w:color w:val="003366"/>
                <w:sz w:val="18"/>
                <w:szCs w:val="18"/>
              </w:rPr>
              <w:t>Actor(es) Primario(s)</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3A7E2295" w14:textId="77777777">
            <w:r>
              <w:rPr>
                <w:color w:val="1A1A2E"/>
                <w:sz w:val="18"/>
                <w:szCs w:val="18"/>
              </w:rPr>
              <w:t>Sistema (automático), Administrador</w:t>
            </w:r>
          </w:p>
        </w:tc>
      </w:tr>
      <w:tr w:rsidR="00F92307" w:rsidTr="00252F8F" w14:paraId="778350D3"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1A87BE3C" w14:textId="77777777">
            <w:r>
              <w:rPr>
                <w:b/>
                <w:bCs/>
                <w:color w:val="003366"/>
                <w:sz w:val="18"/>
                <w:szCs w:val="18"/>
              </w:rPr>
              <w:t>Sistemas que Interactúan</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6499B360" w14:textId="77777777">
            <w:r>
              <w:rPr>
                <w:color w:val="1A1A2E"/>
                <w:sz w:val="18"/>
                <w:szCs w:val="18"/>
              </w:rPr>
              <w:t>Módulo de Campañas / Mantenedor</w:t>
            </w:r>
          </w:p>
        </w:tc>
      </w:tr>
      <w:tr w:rsidR="00F92307" w:rsidTr="00252F8F" w14:paraId="7356DB90"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03C09E86" w14:textId="77777777">
            <w:r>
              <w:rPr>
                <w:b/>
                <w:bCs/>
                <w:color w:val="003366"/>
                <w:sz w:val="18"/>
                <w:szCs w:val="18"/>
              </w:rPr>
              <w:t>Precondiciones</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0F8E3580" w14:textId="77777777">
            <w:pPr>
              <w:spacing w:after="60"/>
            </w:pPr>
            <w:r>
              <w:rPr>
                <w:sz w:val="18"/>
                <w:szCs w:val="18"/>
              </w:rPr>
              <w:t>• Fechas de campaña parametrizadas en el sistema.</w:t>
            </w:r>
          </w:p>
          <w:p w:rsidR="00C67C71" w:rsidP="00252F8F" w:rsidRDefault="00C67C71" w14:paraId="5DA73987" w14:textId="77777777">
            <w:pPr>
              <w:spacing w:after="60"/>
            </w:pPr>
            <w:r>
              <w:rPr>
                <w:sz w:val="18"/>
                <w:szCs w:val="18"/>
              </w:rPr>
              <w:t>• Calendario de períodos con % de descuento definidos y sin solapamiento.</w:t>
            </w:r>
          </w:p>
        </w:tc>
      </w:tr>
      <w:tr w:rsidR="00F92307" w:rsidTr="00252F8F" w14:paraId="2EEF994A"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66321640" w14:textId="77777777">
            <w:r>
              <w:rPr>
                <w:b/>
                <w:bCs/>
                <w:color w:val="003366"/>
                <w:sz w:val="18"/>
                <w:szCs w:val="18"/>
              </w:rPr>
              <w:t>Postcondición de éxito</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2A8C8784" w14:textId="77777777">
            <w:pPr>
              <w:spacing w:after="60"/>
            </w:pPr>
            <w:r>
              <w:rPr>
                <w:sz w:val="18"/>
                <w:szCs w:val="18"/>
              </w:rPr>
              <w:t>• Descuento por anticipación aplicado si la fecha corresponde.</w:t>
            </w:r>
          </w:p>
          <w:p w:rsidR="00C67C71" w:rsidP="00252F8F" w:rsidRDefault="00C67C71" w14:paraId="6C37ACDD" w14:textId="77777777">
            <w:pPr>
              <w:spacing w:after="60"/>
            </w:pPr>
            <w:r>
              <w:rPr>
                <w:sz w:val="18"/>
                <w:szCs w:val="18"/>
              </w:rPr>
              <w:t>• Alumno informado sobre el beneficio obtenido y su fecha de expiración.</w:t>
            </w:r>
          </w:p>
        </w:tc>
      </w:tr>
      <w:tr w:rsidR="00F92307" w:rsidTr="00252F8F" w14:paraId="0D9619E8"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38D8813A" w14:textId="77777777">
            <w:r>
              <w:rPr>
                <w:b/>
                <w:bCs/>
                <w:color w:val="003366"/>
                <w:sz w:val="18"/>
                <w:szCs w:val="18"/>
              </w:rPr>
              <w:t>Flujo Principal</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64E263A3" w14:textId="77777777">
            <w:pPr>
              <w:spacing w:after="60"/>
            </w:pPr>
            <w:r>
              <w:rPr>
                <w:b/>
                <w:bCs/>
                <w:sz w:val="18"/>
                <w:szCs w:val="18"/>
              </w:rPr>
              <w:t>Actor</w:t>
            </w:r>
          </w:p>
          <w:p w:rsidR="00C67C71" w:rsidP="00252F8F" w:rsidRDefault="00C67C71" w14:paraId="5C154EB0" w14:textId="77777777">
            <w:pPr>
              <w:spacing w:after="60"/>
            </w:pPr>
            <w:r>
              <w:rPr>
                <w:sz w:val="18"/>
                <w:szCs w:val="18"/>
              </w:rPr>
              <w:t>1. [Sistema] Obtiene la fecha actual del sistema.</w:t>
            </w:r>
          </w:p>
          <w:p w:rsidR="00C67C71" w:rsidP="00252F8F" w:rsidRDefault="00C67C71" w14:paraId="3878940C" w14:textId="77777777">
            <w:pPr>
              <w:spacing w:after="60"/>
            </w:pPr>
            <w:r>
              <w:rPr>
                <w:sz w:val="18"/>
                <w:szCs w:val="18"/>
              </w:rPr>
              <w:t>2. [Sistema] Consulta el calendario de campañas para identificar si la fecha está dentro de un período con descuento.</w:t>
            </w:r>
          </w:p>
          <w:p w:rsidR="00C67C71" w:rsidP="00252F8F" w:rsidRDefault="00C67C71" w14:paraId="04D46F99" w14:textId="77777777">
            <w:pPr>
              <w:spacing w:after="60"/>
            </w:pPr>
            <w:r>
              <w:rPr>
                <w:sz w:val="18"/>
                <w:szCs w:val="18"/>
              </w:rPr>
              <w:t>3. [Sistema] Si aplica campaña: calcula el % de descuento por anticipación según la tabla parametrizada.</w:t>
            </w:r>
          </w:p>
          <w:p w:rsidR="00C67C71" w:rsidP="00252F8F" w:rsidRDefault="00C67C71" w14:paraId="64C9EEE3" w14:textId="77777777">
            <w:pPr>
              <w:spacing w:after="60"/>
            </w:pPr>
            <w:r>
              <w:rPr>
                <w:sz w:val="18"/>
                <w:szCs w:val="18"/>
              </w:rPr>
              <w:t>4. [Sistema] Aplica el descuento sobre el arancel y/o matrícula según la definición de la campaña.</w:t>
            </w:r>
          </w:p>
          <w:p w:rsidR="00C67C71" w:rsidP="00252F8F" w:rsidRDefault="00C67C71" w14:paraId="31DE5E0C" w14:textId="77777777">
            <w:pPr>
              <w:spacing w:after="60"/>
            </w:pPr>
            <w:r>
              <w:rPr>
                <w:sz w:val="18"/>
                <w:szCs w:val="18"/>
              </w:rPr>
              <w:t>5. [Sistema] Informa al alumno: qué beneficio obtuvo, cuánto descuento representa y cuándo expira.</w:t>
            </w:r>
          </w:p>
          <w:p w:rsidR="00C67C71" w:rsidP="00252F8F" w:rsidRDefault="00C67C71" w14:paraId="3ACAB532" w14:textId="77777777">
            <w:pPr>
              <w:spacing w:after="60"/>
            </w:pPr>
            <w:r>
              <w:rPr>
                <w:sz w:val="18"/>
                <w:szCs w:val="18"/>
              </w:rPr>
              <w:t>6. [Sistema] Si el alumno está próximo a perder el descuento por vencimiento: muestra alerta visual.</w:t>
            </w:r>
          </w:p>
        </w:tc>
      </w:tr>
      <w:tr w:rsidR="00F92307" w:rsidTr="00252F8F" w14:paraId="241837F2"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526C8B7B" w14:textId="77777777">
            <w:r>
              <w:rPr>
                <w:b/>
                <w:bCs/>
                <w:color w:val="003366"/>
                <w:sz w:val="18"/>
                <w:szCs w:val="18"/>
              </w:rPr>
              <w:t>Flujos Alternativos</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292FE259" w14:textId="77777777">
            <w:pPr>
              <w:spacing w:after="60"/>
            </w:pPr>
            <w:r>
              <w:rPr>
                <w:sz w:val="18"/>
                <w:szCs w:val="18"/>
              </w:rPr>
              <w:t>2a. Si no hay campaña vigente para la fecha actual: el proceso continúa sin descuento adicional por anticipación.</w:t>
            </w:r>
          </w:p>
          <w:p w:rsidR="00C67C71" w:rsidP="00252F8F" w:rsidRDefault="00C67C71" w14:paraId="2D0B430E" w14:textId="77777777">
            <w:pPr>
              <w:spacing w:after="60"/>
            </w:pPr>
            <w:r>
              <w:rPr>
                <w:sz w:val="18"/>
                <w:szCs w:val="18"/>
              </w:rPr>
              <w:t>6a (</w:t>
            </w:r>
            <w:proofErr w:type="spellStart"/>
            <w:r>
              <w:rPr>
                <w:sz w:val="18"/>
                <w:szCs w:val="18"/>
              </w:rPr>
              <w:t>Admin</w:t>
            </w:r>
            <w:proofErr w:type="spellEnd"/>
            <w:r>
              <w:rPr>
                <w:sz w:val="18"/>
                <w:szCs w:val="18"/>
              </w:rPr>
              <w:t>): El administrador puede acceder al mantenedor de campañas para parametrizar, modificar o crear períodos de descuento. El sistema valida que no exista solapamiento de fechas.</w:t>
            </w:r>
          </w:p>
        </w:tc>
      </w:tr>
      <w:tr w:rsidR="00F92307" w:rsidTr="00252F8F" w14:paraId="2A59CEE0"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5026F9CF" w14:textId="77777777">
            <w:r>
              <w:rPr>
                <w:b/>
                <w:bCs/>
                <w:color w:val="003366"/>
                <w:sz w:val="18"/>
                <w:szCs w:val="18"/>
              </w:rPr>
              <w:t>Reglas de Negocio Aplicables</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024A4B33" w14:textId="77777777">
            <w:pPr>
              <w:spacing w:after="60"/>
            </w:pPr>
            <w:r>
              <w:rPr>
                <w:rFonts w:ascii="Segoe UI Symbol" w:hAnsi="Segoe UI Symbol" w:cs="Segoe UI Symbol"/>
                <w:sz w:val="18"/>
                <w:szCs w:val="18"/>
              </w:rPr>
              <w:t>➤</w:t>
            </w:r>
            <w:r>
              <w:rPr>
                <w:sz w:val="18"/>
                <w:szCs w:val="18"/>
              </w:rPr>
              <w:t xml:space="preserve"> Los períodos de campaña no pueden solaparse entre sí.</w:t>
            </w:r>
          </w:p>
          <w:p w:rsidR="00C67C71" w:rsidP="00252F8F" w:rsidRDefault="00C67C71" w14:paraId="7733A490" w14:textId="77777777">
            <w:pPr>
              <w:spacing w:after="60"/>
            </w:pPr>
            <w:r>
              <w:rPr>
                <w:rFonts w:ascii="Segoe UI Symbol" w:hAnsi="Segoe UI Symbol" w:cs="Segoe UI Symbol"/>
                <w:sz w:val="18"/>
                <w:szCs w:val="18"/>
              </w:rPr>
              <w:t>➤</w:t>
            </w:r>
            <w:r>
              <w:rPr>
                <w:sz w:val="18"/>
                <w:szCs w:val="18"/>
              </w:rPr>
              <w:t xml:space="preserve"> Los descuentos por fecha son parametrizables anualmente por el equipo administrativo.</w:t>
            </w:r>
          </w:p>
          <w:p w:rsidR="00C67C71" w:rsidP="00252F8F" w:rsidRDefault="00C67C71" w14:paraId="133D1BA2" w14:textId="77777777">
            <w:pPr>
              <w:spacing w:after="60"/>
            </w:pPr>
            <w:r>
              <w:rPr>
                <w:rFonts w:ascii="Segoe UI Symbol" w:hAnsi="Segoe UI Symbol" w:cs="Segoe UI Symbol"/>
                <w:sz w:val="18"/>
                <w:szCs w:val="18"/>
              </w:rPr>
              <w:t>➤</w:t>
            </w:r>
            <w:r>
              <w:rPr>
                <w:sz w:val="18"/>
                <w:szCs w:val="18"/>
              </w:rPr>
              <w:t xml:space="preserve"> El % de descuento se aplica sobre arancel y/o matrícula según lo definido en la campaña.</w:t>
            </w:r>
          </w:p>
        </w:tc>
      </w:tr>
    </w:tbl>
    <w:p w:rsidR="00C67C71" w:rsidP="00C67C71" w:rsidRDefault="00C67C71" w14:paraId="5262239E" w14:textId="77777777">
      <w:pPr>
        <w:spacing w:after="80"/>
      </w:pPr>
    </w:p>
    <w:p w:rsidR="00C67C71" w:rsidP="00C67C71" w:rsidRDefault="00C67C71" w14:paraId="19FD3FBD" w14:textId="77777777">
      <w:r>
        <w:br w:type="page"/>
      </w:r>
    </w:p>
    <w:p w:rsidR="00C67C71" w:rsidP="00C67C71" w:rsidRDefault="00C67C71" w14:paraId="2382F93F" w14:textId="77777777">
      <w:pPr>
        <w:pStyle w:val="Ttulo2"/>
        <w:spacing w:before="260" w:after="100"/>
      </w:pPr>
      <w:r>
        <w:t>CU-014 – Calcular Descuento según Forma de Pago</w:t>
      </w:r>
    </w:p>
    <w:tbl>
      <w:tblPr>
        <w:tblW w:w="97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7560"/>
      </w:tblGrid>
      <w:tr w:rsidR="0076488B" w:rsidTr="00252F8F" w14:paraId="1AFC5ED9" w14:textId="77777777">
        <w:tc>
          <w:tcPr>
            <w:tcW w:w="0" w:type="auto"/>
            <w:gridSpan w:val="2"/>
            <w:tcBorders>
              <w:top w:val="single" w:color="003366" w:sz="1" w:space="0"/>
              <w:left w:val="single" w:color="003366" w:sz="1" w:space="0"/>
              <w:bottom w:val="single" w:color="003366" w:sz="1" w:space="0"/>
              <w:right w:val="single" w:color="003366" w:sz="1" w:space="0"/>
            </w:tcBorders>
            <w:shd w:val="clear" w:color="auto" w:fill="4A148C"/>
            <w:tcMar>
              <w:top w:w="100" w:type="dxa"/>
              <w:left w:w="160" w:type="dxa"/>
              <w:bottom w:w="100" w:type="dxa"/>
              <w:right w:w="160" w:type="dxa"/>
            </w:tcMar>
          </w:tcPr>
          <w:p w:rsidR="00C67C71" w:rsidP="00252F8F" w:rsidRDefault="00C67C71" w14:paraId="72A0B994" w14:textId="77777777">
            <w:r>
              <w:rPr>
                <w:b/>
                <w:bCs/>
                <w:color w:val="FFFFFF"/>
              </w:rPr>
              <w:t>CU-014 – Calcular Descuento según Forma de Pago</w:t>
            </w:r>
          </w:p>
        </w:tc>
      </w:tr>
      <w:tr w:rsidR="00F92307" w:rsidTr="00252F8F" w14:paraId="076FAF4C"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5ECF7CE1" w14:textId="77777777">
            <w:r>
              <w:rPr>
                <w:b/>
                <w:bCs/>
                <w:color w:val="003366"/>
                <w:sz w:val="18"/>
                <w:szCs w:val="18"/>
              </w:rPr>
              <w:t>ID Caso de Uso</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58F6999B" w14:textId="77777777">
            <w:r>
              <w:rPr>
                <w:color w:val="1A1A2E"/>
                <w:sz w:val="18"/>
                <w:szCs w:val="18"/>
              </w:rPr>
              <w:t>CU-014</w:t>
            </w:r>
          </w:p>
        </w:tc>
      </w:tr>
      <w:tr w:rsidR="00F92307" w:rsidTr="00252F8F" w14:paraId="7844E9F7"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62A49DDF" w14:textId="77777777">
            <w:r>
              <w:rPr>
                <w:b/>
                <w:bCs/>
                <w:color w:val="003366"/>
                <w:sz w:val="18"/>
                <w:szCs w:val="18"/>
              </w:rPr>
              <w:t>RF Asociado</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604954BE" w14:textId="77777777">
            <w:r>
              <w:rPr>
                <w:color w:val="1A1A2E"/>
                <w:sz w:val="18"/>
                <w:szCs w:val="18"/>
              </w:rPr>
              <w:t>RF-014</w:t>
            </w:r>
          </w:p>
        </w:tc>
      </w:tr>
      <w:tr w:rsidR="00F92307" w:rsidTr="00252F8F" w14:paraId="348FD97E"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06D0ACFC" w14:textId="77777777">
            <w:r>
              <w:rPr>
                <w:b/>
                <w:bCs/>
                <w:color w:val="003366"/>
                <w:sz w:val="18"/>
                <w:szCs w:val="18"/>
              </w:rPr>
              <w:t>Criticidad</w:t>
            </w:r>
          </w:p>
        </w:tc>
        <w:tc>
          <w:tcPr>
            <w:tcW w:w="7560" w:type="dxa"/>
            <w:tcBorders>
              <w:top w:val="single" w:color="CCCCCC" w:sz="1" w:space="0"/>
              <w:left w:val="single" w:color="CCCCCC" w:sz="1" w:space="0"/>
              <w:bottom w:val="single" w:color="CCCCCC" w:sz="1" w:space="0"/>
              <w:right w:val="single" w:color="CCCCCC" w:sz="1" w:space="0"/>
            </w:tcBorders>
            <w:shd w:val="clear" w:color="auto" w:fill="F3E5F5"/>
            <w:tcMar>
              <w:top w:w="80" w:type="dxa"/>
              <w:left w:w="120" w:type="dxa"/>
              <w:bottom w:w="80" w:type="dxa"/>
              <w:right w:w="120" w:type="dxa"/>
            </w:tcMar>
          </w:tcPr>
          <w:p w:rsidR="00C67C71" w:rsidP="00252F8F" w:rsidRDefault="00C67C71" w14:paraId="0E88E397" w14:textId="77777777">
            <w:r>
              <w:rPr>
                <w:color w:val="1A1A2E"/>
                <w:sz w:val="18"/>
                <w:szCs w:val="18"/>
              </w:rPr>
              <w:t>Media</w:t>
            </w:r>
          </w:p>
        </w:tc>
      </w:tr>
      <w:tr w:rsidR="00F92307" w:rsidTr="00252F8F" w14:paraId="363CD296"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0D97951D" w14:textId="77777777">
            <w:r>
              <w:rPr>
                <w:b/>
                <w:bCs/>
                <w:color w:val="003366"/>
                <w:sz w:val="18"/>
                <w:szCs w:val="18"/>
              </w:rPr>
              <w:t>Actor(es) Primario(s)</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0B4020F3" w14:textId="77777777">
            <w:r>
              <w:rPr>
                <w:color w:val="1A1A2E"/>
                <w:sz w:val="18"/>
                <w:szCs w:val="18"/>
              </w:rPr>
              <w:t>Sistema (automático)</w:t>
            </w:r>
          </w:p>
        </w:tc>
      </w:tr>
      <w:tr w:rsidR="00F92307" w:rsidTr="00252F8F" w14:paraId="608DD0BD"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566782D5" w14:textId="77777777">
            <w:r>
              <w:rPr>
                <w:b/>
                <w:bCs/>
                <w:color w:val="003366"/>
                <w:sz w:val="18"/>
                <w:szCs w:val="18"/>
              </w:rPr>
              <w:t>Sistemas que Interactúan</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5C130403" w14:textId="77777777">
            <w:r>
              <w:rPr>
                <w:color w:val="1A1A2E"/>
                <w:sz w:val="18"/>
                <w:szCs w:val="18"/>
              </w:rPr>
              <w:t>Módulo de Beneficios Financieros</w:t>
            </w:r>
          </w:p>
        </w:tc>
      </w:tr>
      <w:tr w:rsidR="00F92307" w:rsidTr="00252F8F" w14:paraId="16537E9A"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3B8DC0D8" w14:textId="77777777">
            <w:r>
              <w:rPr>
                <w:b/>
                <w:bCs/>
                <w:color w:val="003366"/>
                <w:sz w:val="18"/>
                <w:szCs w:val="18"/>
              </w:rPr>
              <w:t>Precondiciones</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482C04AC" w14:textId="77777777">
            <w:pPr>
              <w:spacing w:after="60"/>
            </w:pPr>
            <w:r>
              <w:rPr>
                <w:sz w:val="18"/>
                <w:szCs w:val="18"/>
              </w:rPr>
              <w:t>• Matriz de beneficios calculada (CU-012 completado).</w:t>
            </w:r>
          </w:p>
          <w:p w:rsidR="00C67C71" w:rsidP="00252F8F" w:rsidRDefault="00C67C71" w14:paraId="5BBC0B08" w14:textId="77777777">
            <w:pPr>
              <w:spacing w:after="60"/>
            </w:pPr>
            <w:r>
              <w:rPr>
                <w:sz w:val="18"/>
                <w:szCs w:val="18"/>
              </w:rPr>
              <w:t>• Formas de pago habilitadas en el sistema.</w:t>
            </w:r>
          </w:p>
          <w:p w:rsidR="00C67C71" w:rsidP="00252F8F" w:rsidRDefault="00C67C71" w14:paraId="580015DC" w14:textId="77777777">
            <w:pPr>
              <w:spacing w:after="60"/>
            </w:pPr>
            <w:r>
              <w:rPr>
                <w:sz w:val="18"/>
                <w:szCs w:val="18"/>
              </w:rPr>
              <w:t>• Porcentajes de descuento por forma de pago parametrizados.</w:t>
            </w:r>
          </w:p>
        </w:tc>
      </w:tr>
      <w:tr w:rsidR="00F92307" w:rsidTr="00252F8F" w14:paraId="06C66134"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1C2CA015" w14:textId="77777777">
            <w:r>
              <w:rPr>
                <w:b/>
                <w:bCs/>
                <w:color w:val="003366"/>
                <w:sz w:val="18"/>
                <w:szCs w:val="18"/>
              </w:rPr>
              <w:t>Postcondición de éxito</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7705F9B3" w14:textId="77777777">
            <w:pPr>
              <w:spacing w:after="60"/>
            </w:pPr>
            <w:r>
              <w:rPr>
                <w:sz w:val="18"/>
                <w:szCs w:val="18"/>
              </w:rPr>
              <w:t>• Descuento financiero aplicado.</w:t>
            </w:r>
          </w:p>
          <w:p w:rsidR="00C67C71" w:rsidP="00252F8F" w:rsidRDefault="00C67C71" w14:paraId="3B495172" w14:textId="77777777">
            <w:pPr>
              <w:spacing w:after="60"/>
            </w:pPr>
            <w:r>
              <w:rPr>
                <w:sz w:val="18"/>
                <w:szCs w:val="18"/>
              </w:rPr>
              <w:t>• Plan de pago detallado generado para el alumno.</w:t>
            </w:r>
          </w:p>
        </w:tc>
      </w:tr>
      <w:tr w:rsidR="00F92307" w:rsidTr="00252F8F" w14:paraId="22F5AFCC"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038BB2C1" w14:textId="77777777">
            <w:r>
              <w:rPr>
                <w:b/>
                <w:bCs/>
                <w:color w:val="003366"/>
                <w:sz w:val="18"/>
                <w:szCs w:val="18"/>
              </w:rPr>
              <w:t>Flujo Principal</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215545B2" w14:textId="77777777">
            <w:pPr>
              <w:spacing w:after="60"/>
            </w:pPr>
            <w:r>
              <w:rPr>
                <w:b/>
                <w:bCs/>
                <w:sz w:val="18"/>
                <w:szCs w:val="18"/>
              </w:rPr>
              <w:t>Actor</w:t>
            </w:r>
          </w:p>
          <w:p w:rsidR="00C67C71" w:rsidP="00252F8F" w:rsidRDefault="00C67C71" w14:paraId="5F5F7E40" w14:textId="77777777">
            <w:pPr>
              <w:spacing w:after="60"/>
            </w:pPr>
            <w:r>
              <w:rPr>
                <w:sz w:val="18"/>
                <w:szCs w:val="18"/>
              </w:rPr>
              <w:t xml:space="preserve">1. [Sistema] Presenta las opciones de forma de pago disponibles con </w:t>
            </w:r>
            <w:proofErr w:type="spellStart"/>
            <w:r>
              <w:rPr>
                <w:sz w:val="18"/>
                <w:szCs w:val="18"/>
              </w:rPr>
              <w:t>el</w:t>
            </w:r>
            <w:proofErr w:type="spellEnd"/>
            <w:r>
              <w:rPr>
                <w:sz w:val="18"/>
                <w:szCs w:val="18"/>
              </w:rPr>
              <w:t xml:space="preserve"> % de descuento de cada una.</w:t>
            </w:r>
          </w:p>
          <w:p w:rsidR="00C67C71" w:rsidP="00252F8F" w:rsidRDefault="00C67C71" w14:paraId="6D7B4D1E" w14:textId="77777777">
            <w:pPr>
              <w:spacing w:after="60"/>
            </w:pPr>
            <w:r>
              <w:rPr>
                <w:sz w:val="18"/>
                <w:szCs w:val="18"/>
              </w:rPr>
              <w:t>2. [Alumno] Selecciona la forma de pago (contado, cuotas, PAT/PAC).</w:t>
            </w:r>
          </w:p>
          <w:p w:rsidR="00C67C71" w:rsidP="00252F8F" w:rsidRDefault="00C67C71" w14:paraId="2E4A5902" w14:textId="77777777">
            <w:pPr>
              <w:spacing w:after="60"/>
            </w:pPr>
            <w:r>
              <w:rPr>
                <w:sz w:val="18"/>
                <w:szCs w:val="18"/>
              </w:rPr>
              <w:t>3. [Sistema] Recalcula el total a pagar aplicando el descuento correspondiente a la forma de pago seleccionada.</w:t>
            </w:r>
          </w:p>
          <w:p w:rsidR="00C67C71" w:rsidP="00252F8F" w:rsidRDefault="00C67C71" w14:paraId="754564C9" w14:textId="77777777">
            <w:pPr>
              <w:spacing w:after="60"/>
            </w:pPr>
            <w:r>
              <w:rPr>
                <w:sz w:val="18"/>
                <w:szCs w:val="18"/>
              </w:rPr>
              <w:t>4. [Sistema] Genera el plan de pagos detallado (fechas y montos de cada cuota, si aplica).</w:t>
            </w:r>
          </w:p>
          <w:p w:rsidR="00C67C71" w:rsidP="00252F8F" w:rsidRDefault="00C67C71" w14:paraId="023862AB" w14:textId="77777777">
            <w:pPr>
              <w:spacing w:after="60"/>
            </w:pPr>
            <w:r>
              <w:rPr>
                <w:sz w:val="18"/>
                <w:szCs w:val="18"/>
              </w:rPr>
              <w:t>5. [Alumno] Puede simular otras opciones de pago antes de confirmar.</w:t>
            </w:r>
          </w:p>
          <w:p w:rsidR="00C67C71" w:rsidP="00252F8F" w:rsidRDefault="00C67C71" w14:paraId="482DDFF6" w14:textId="77777777">
            <w:pPr>
              <w:spacing w:after="60"/>
            </w:pPr>
            <w:r>
              <w:rPr>
                <w:sz w:val="18"/>
                <w:szCs w:val="18"/>
              </w:rPr>
              <w:t>6. [Alumno] Confirma la forma de pago seleccionada.</w:t>
            </w:r>
          </w:p>
        </w:tc>
      </w:tr>
      <w:tr w:rsidR="00F92307" w:rsidTr="00252F8F" w14:paraId="57FA365B"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4665DDE8" w14:textId="77777777">
            <w:r>
              <w:rPr>
                <w:b/>
                <w:bCs/>
                <w:color w:val="003366"/>
                <w:sz w:val="18"/>
                <w:szCs w:val="18"/>
              </w:rPr>
              <w:t>Reglas de Negocio Aplicables</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4CFEDAFB" w14:textId="77777777">
            <w:pPr>
              <w:spacing w:after="60"/>
            </w:pPr>
            <w:r>
              <w:rPr>
                <w:rFonts w:ascii="Segoe UI Symbol" w:hAnsi="Segoe UI Symbol" w:cs="Segoe UI Symbol"/>
                <w:sz w:val="18"/>
                <w:szCs w:val="18"/>
              </w:rPr>
              <w:t>➤</w:t>
            </w:r>
            <w:r>
              <w:rPr>
                <w:sz w:val="18"/>
                <w:szCs w:val="18"/>
              </w:rPr>
              <w:t xml:space="preserve"> Los descuentos por forma de pago se aplican sobre el saldo después de todas las becas.</w:t>
            </w:r>
          </w:p>
          <w:p w:rsidR="00C67C71" w:rsidP="00252F8F" w:rsidRDefault="00C67C71" w14:paraId="6823B6E2" w14:textId="77777777">
            <w:pPr>
              <w:spacing w:after="60"/>
            </w:pPr>
            <w:r>
              <w:rPr>
                <w:rFonts w:ascii="Segoe UI Symbol" w:hAnsi="Segoe UI Symbol" w:cs="Segoe UI Symbol"/>
                <w:sz w:val="18"/>
                <w:szCs w:val="18"/>
              </w:rPr>
              <w:t>➤</w:t>
            </w:r>
            <w:r>
              <w:rPr>
                <w:sz w:val="18"/>
                <w:szCs w:val="18"/>
              </w:rPr>
              <w:t xml:space="preserve"> No son acumulables distintas formas de pago para un mismo ítem.</w:t>
            </w:r>
          </w:p>
          <w:p w:rsidR="00C67C71" w:rsidP="00252F8F" w:rsidRDefault="00C67C71" w14:paraId="3D2BE4ED" w14:textId="77777777">
            <w:pPr>
              <w:spacing w:after="60"/>
            </w:pPr>
            <w:r>
              <w:rPr>
                <w:rFonts w:ascii="Segoe UI Symbol" w:hAnsi="Segoe UI Symbol" w:cs="Segoe UI Symbol"/>
                <w:sz w:val="18"/>
                <w:szCs w:val="18"/>
              </w:rPr>
              <w:t>➤</w:t>
            </w:r>
            <w:r>
              <w:rPr>
                <w:sz w:val="18"/>
                <w:szCs w:val="18"/>
              </w:rPr>
              <w:t xml:space="preserve"> Pago contado generalmente ofrece el mayor descuento.</w:t>
            </w:r>
          </w:p>
        </w:tc>
      </w:tr>
    </w:tbl>
    <w:p w:rsidR="00C67C71" w:rsidP="00C67C71" w:rsidRDefault="00C67C71" w14:paraId="35042E3B" w14:textId="77777777">
      <w:pPr>
        <w:spacing w:after="80"/>
      </w:pPr>
    </w:p>
    <w:p w:rsidR="00C67C71" w:rsidP="00C67C71" w:rsidRDefault="00C67C71" w14:paraId="7C6E59DB" w14:textId="77777777">
      <w:r>
        <w:br w:type="page"/>
      </w:r>
    </w:p>
    <w:p w:rsidR="00C67C71" w:rsidP="00C67C71" w:rsidRDefault="00C67C71" w14:paraId="307A3141" w14:textId="77777777">
      <w:pPr>
        <w:pStyle w:val="Ttulo2"/>
        <w:spacing w:before="260" w:after="100"/>
      </w:pPr>
      <w:r>
        <w:t>CU-015 – Guardar Postulación CAE / Becas Ministeriales (Reserva)</w:t>
      </w:r>
    </w:p>
    <w:tbl>
      <w:tblPr>
        <w:tblW w:w="97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7560"/>
      </w:tblGrid>
      <w:tr w:rsidR="0076488B" w:rsidTr="01C53337" w14:paraId="1D5CBB8C" w14:textId="77777777">
        <w:tc>
          <w:tcPr>
            <w:tcW w:w="0" w:type="auto"/>
            <w:gridSpan w:val="2"/>
            <w:tcBorders>
              <w:top w:val="single" w:color="003366" w:sz="1" w:space="0"/>
              <w:left w:val="single" w:color="003366" w:sz="1" w:space="0"/>
              <w:bottom w:val="single" w:color="003366" w:sz="1" w:space="0"/>
              <w:right w:val="single" w:color="003366" w:sz="1" w:space="0"/>
            </w:tcBorders>
            <w:shd w:val="clear" w:color="auto" w:fill="003366"/>
            <w:tcMar>
              <w:top w:w="100" w:type="dxa"/>
              <w:left w:w="160" w:type="dxa"/>
              <w:bottom w:w="100" w:type="dxa"/>
              <w:right w:w="160" w:type="dxa"/>
            </w:tcMar>
          </w:tcPr>
          <w:p w:rsidR="00C67C71" w:rsidP="00252F8F" w:rsidRDefault="00C67C71" w14:paraId="5AC0467B" w14:textId="77777777">
            <w:r>
              <w:rPr>
                <w:b/>
                <w:bCs/>
                <w:color w:val="FFFFFF"/>
              </w:rPr>
              <w:t>CU-015 – Guardar Postulación CAE / Becas Ministeriales (Reserva)</w:t>
            </w:r>
          </w:p>
        </w:tc>
      </w:tr>
      <w:tr w:rsidR="00F92307" w:rsidTr="01C53337" w14:paraId="6D0079CD"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09939BB1" w14:textId="77777777">
            <w:r>
              <w:rPr>
                <w:b/>
                <w:bCs/>
                <w:color w:val="003366"/>
                <w:sz w:val="18"/>
                <w:szCs w:val="18"/>
              </w:rPr>
              <w:t>ID Caso de Uso</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7EC880C1" w14:textId="77777777">
            <w:r>
              <w:rPr>
                <w:color w:val="1A1A2E"/>
                <w:sz w:val="18"/>
                <w:szCs w:val="18"/>
              </w:rPr>
              <w:t>CU-015</w:t>
            </w:r>
          </w:p>
        </w:tc>
      </w:tr>
      <w:tr w:rsidR="00F92307" w:rsidTr="01C53337" w14:paraId="1E834F72"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464D99E5" w14:textId="77777777">
            <w:r>
              <w:rPr>
                <w:b/>
                <w:bCs/>
                <w:color w:val="003366"/>
                <w:sz w:val="18"/>
                <w:szCs w:val="18"/>
              </w:rPr>
              <w:t>RF Asociado</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2A15B9BD" w14:textId="77777777">
            <w:r>
              <w:rPr>
                <w:color w:val="1A1A2E"/>
                <w:sz w:val="18"/>
                <w:szCs w:val="18"/>
              </w:rPr>
              <w:t>RF-015</w:t>
            </w:r>
          </w:p>
        </w:tc>
      </w:tr>
      <w:tr w:rsidR="00F92307" w:rsidTr="01C53337" w14:paraId="5492A23C"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2E8B7C57" w14:textId="77777777">
            <w:r>
              <w:rPr>
                <w:b/>
                <w:bCs/>
                <w:color w:val="003366"/>
                <w:sz w:val="18"/>
                <w:szCs w:val="18"/>
              </w:rPr>
              <w:t>Criticidad</w:t>
            </w:r>
          </w:p>
        </w:tc>
        <w:tc>
          <w:tcPr>
            <w:tcW w:w="7560" w:type="dxa"/>
            <w:tcBorders>
              <w:top w:val="single" w:color="CCCCCC" w:sz="1" w:space="0"/>
              <w:left w:val="single" w:color="CCCCCC" w:sz="1" w:space="0"/>
              <w:bottom w:val="single" w:color="CCCCCC" w:sz="1" w:space="0"/>
              <w:right w:val="single" w:color="CCCCCC" w:sz="1" w:space="0"/>
            </w:tcBorders>
            <w:shd w:val="clear" w:color="auto" w:fill="E3F2FD"/>
            <w:tcMar>
              <w:top w:w="80" w:type="dxa"/>
              <w:left w:w="120" w:type="dxa"/>
              <w:bottom w:w="80" w:type="dxa"/>
              <w:right w:w="120" w:type="dxa"/>
            </w:tcMar>
          </w:tcPr>
          <w:p w:rsidR="00C67C71" w:rsidP="00252F8F" w:rsidRDefault="00C67C71" w14:paraId="382DEABA" w14:textId="77777777">
            <w:r>
              <w:rPr>
                <w:color w:val="1A1A2E"/>
                <w:sz w:val="18"/>
                <w:szCs w:val="18"/>
              </w:rPr>
              <w:t>Alta</w:t>
            </w:r>
          </w:p>
        </w:tc>
      </w:tr>
      <w:tr w:rsidR="00F92307" w:rsidTr="01C53337" w14:paraId="2ED6A886"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1866A846" w14:textId="77777777">
            <w:r>
              <w:rPr>
                <w:b/>
                <w:bCs/>
                <w:color w:val="003366"/>
                <w:sz w:val="18"/>
                <w:szCs w:val="18"/>
              </w:rPr>
              <w:t>Actor(es) Primario(s)</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35523C0E" w14:textId="77777777">
            <w:r>
              <w:rPr>
                <w:color w:val="1A1A2E"/>
                <w:sz w:val="18"/>
                <w:szCs w:val="18"/>
              </w:rPr>
              <w:t>Alumno</w:t>
            </w:r>
          </w:p>
        </w:tc>
      </w:tr>
      <w:tr w:rsidR="00F92307" w:rsidTr="01C53337" w14:paraId="24BD719B"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7C0BE26F" w14:textId="77777777">
            <w:r>
              <w:rPr>
                <w:b/>
                <w:bCs/>
                <w:color w:val="003366"/>
                <w:sz w:val="18"/>
                <w:szCs w:val="18"/>
              </w:rPr>
              <w:t>Sistemas que Interactúan</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6EFAC0A5" w14:textId="77777777">
            <w:r>
              <w:rPr>
                <w:color w:val="1A1A2E"/>
                <w:sz w:val="18"/>
                <w:szCs w:val="18"/>
              </w:rPr>
              <w:t>Módulo de Becas y Créditos, Depto. de Becas</w:t>
            </w:r>
          </w:p>
        </w:tc>
      </w:tr>
      <w:tr w:rsidR="00F92307" w:rsidTr="01C53337" w14:paraId="39F6520B"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12BBFDEF" w14:textId="77777777">
            <w:r>
              <w:rPr>
                <w:b/>
                <w:bCs/>
                <w:color w:val="003366"/>
                <w:sz w:val="18"/>
                <w:szCs w:val="18"/>
              </w:rPr>
              <w:t>Precondiciones</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51097D42" w14:textId="77777777">
            <w:pPr>
              <w:spacing w:after="60"/>
            </w:pPr>
            <w:r>
              <w:rPr>
                <w:sz w:val="18"/>
                <w:szCs w:val="18"/>
              </w:rPr>
              <w:t>• Alumno tiene CAE y/o beca ministerial vigente en el período actual.</w:t>
            </w:r>
          </w:p>
          <w:p w:rsidR="00C67C71" w:rsidP="00252F8F" w:rsidRDefault="00C67C71" w14:paraId="74173918" w14:textId="77777777">
            <w:pPr>
              <w:spacing w:after="60"/>
            </w:pPr>
            <w:r>
              <w:rPr>
                <w:sz w:val="18"/>
                <w:szCs w:val="18"/>
              </w:rPr>
              <w:t>• Resultado de renovación aún no disponible.</w:t>
            </w:r>
          </w:p>
        </w:tc>
      </w:tr>
      <w:tr w:rsidR="00F92307" w:rsidTr="01C53337" w14:paraId="57FBC858"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39B6414B" w14:textId="77777777">
            <w:r>
              <w:rPr>
                <w:b/>
                <w:bCs/>
                <w:color w:val="003366"/>
                <w:sz w:val="18"/>
                <w:szCs w:val="18"/>
              </w:rPr>
              <w:t>Postcondición de éxito</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1FF3B729" w14:textId="77777777">
            <w:pPr>
              <w:spacing w:after="60"/>
            </w:pPr>
            <w:r>
              <w:rPr>
                <w:sz w:val="18"/>
                <w:szCs w:val="18"/>
              </w:rPr>
              <w:t>• Cupo reservado para el alumno.</w:t>
            </w:r>
          </w:p>
          <w:p w:rsidR="00C67C71" w:rsidP="00252F8F" w:rsidRDefault="00C67C71" w14:paraId="63C65C5C" w14:textId="77777777">
            <w:pPr>
              <w:spacing w:after="60"/>
            </w:pPr>
            <w:r>
              <w:rPr>
                <w:sz w:val="18"/>
                <w:szCs w:val="18"/>
              </w:rPr>
              <w:t>• Postulación guardada con estado "En espera de renovación".</w:t>
            </w:r>
          </w:p>
          <w:p w:rsidR="00C67C71" w:rsidP="00252F8F" w:rsidRDefault="00C67C71" w14:paraId="4BD225AA" w14:textId="77777777">
            <w:pPr>
              <w:spacing w:after="60"/>
            </w:pPr>
            <w:r>
              <w:rPr>
                <w:sz w:val="18"/>
                <w:szCs w:val="18"/>
              </w:rPr>
              <w:t>• Historial de postulaciones guardadas actualizado.</w:t>
            </w:r>
          </w:p>
        </w:tc>
      </w:tr>
      <w:tr w:rsidR="00F92307" w:rsidTr="01C53337" w14:paraId="7687F7F9"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7141ACC9" w14:textId="77777777">
            <w:r>
              <w:rPr>
                <w:b/>
                <w:bCs/>
                <w:color w:val="003366"/>
                <w:sz w:val="18"/>
                <w:szCs w:val="18"/>
              </w:rPr>
              <w:t>Flujo Principal</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7F8E8C88" w14:textId="77777777">
            <w:pPr>
              <w:spacing w:after="60"/>
            </w:pPr>
            <w:r>
              <w:rPr>
                <w:b/>
                <w:bCs/>
                <w:sz w:val="18"/>
                <w:szCs w:val="18"/>
              </w:rPr>
              <w:t>Actor</w:t>
            </w:r>
          </w:p>
          <w:p w:rsidR="00C67C71" w:rsidP="00252F8F" w:rsidRDefault="00C67C71" w14:paraId="1AB244CE" w14:textId="77777777">
            <w:pPr>
              <w:spacing w:after="60"/>
            </w:pPr>
            <w:r>
              <w:rPr>
                <w:sz w:val="18"/>
                <w:szCs w:val="18"/>
              </w:rPr>
              <w:t>1. [Sistema] Detecta que el alumno tiene CAE y/o beca ministerial activa.</w:t>
            </w:r>
          </w:p>
          <w:p w:rsidR="00C67C71" w:rsidP="00252F8F" w:rsidRDefault="00C67C71" w14:paraId="44064F01" w14:textId="77777777">
            <w:pPr>
              <w:spacing w:after="60"/>
            </w:pPr>
            <w:r>
              <w:rPr>
                <w:sz w:val="18"/>
                <w:szCs w:val="18"/>
              </w:rPr>
              <w:t>2. [Sistema] Informa al alumno que el resultado de renovación aún no está disponible y ofrece la opción de guardar postulación.</w:t>
            </w:r>
          </w:p>
          <w:p w:rsidR="00C67C71" w:rsidP="00252F8F" w:rsidRDefault="00C67C71" w14:paraId="4111ADBC" w14:textId="77777777">
            <w:pPr>
              <w:spacing w:after="60"/>
            </w:pPr>
            <w:r>
              <w:rPr>
                <w:sz w:val="18"/>
                <w:szCs w:val="18"/>
              </w:rPr>
              <w:t>3. [Sistema] Advierte claramente: si la matrícula se completa después de la fecha límite, se perderán los descuentos por anticipación.</w:t>
            </w:r>
          </w:p>
          <w:p w:rsidR="00C67C71" w:rsidP="00252F8F" w:rsidRDefault="00C67C71" w14:paraId="5E42CD00" w14:textId="77777777">
            <w:pPr>
              <w:spacing w:after="60"/>
            </w:pPr>
            <w:r>
              <w:rPr>
                <w:sz w:val="18"/>
                <w:szCs w:val="18"/>
              </w:rPr>
              <w:t>4. [Alumno] Selecciona la opción de guardar postulación.</w:t>
            </w:r>
          </w:p>
          <w:p w:rsidR="00C67C71" w:rsidP="00252F8F" w:rsidRDefault="00C67C71" w14:paraId="43BF72AF" w14:textId="77777777">
            <w:pPr>
              <w:spacing w:after="60"/>
            </w:pPr>
            <w:r>
              <w:rPr>
                <w:sz w:val="18"/>
                <w:szCs w:val="18"/>
              </w:rPr>
              <w:t>5. [Sistema] Reserva el cupo del alumno sin confirmar la matrícula.</w:t>
            </w:r>
          </w:p>
          <w:p w:rsidR="00C67C71" w:rsidP="00252F8F" w:rsidRDefault="00C67C71" w14:paraId="229F7CD1" w14:textId="77777777">
            <w:pPr>
              <w:spacing w:after="60"/>
            </w:pPr>
            <w:r>
              <w:rPr>
                <w:sz w:val="18"/>
                <w:szCs w:val="18"/>
              </w:rPr>
              <w:t>6. [Sistema] Registra la postulación con estado "En espera" en el historial.</w:t>
            </w:r>
          </w:p>
          <w:p w:rsidR="00C67C71" w:rsidP="00252F8F" w:rsidRDefault="00C67C71" w14:paraId="5B841E37" w14:textId="77777777">
            <w:pPr>
              <w:spacing w:after="60"/>
            </w:pPr>
            <w:r>
              <w:rPr>
                <w:sz w:val="18"/>
                <w:szCs w:val="18"/>
              </w:rPr>
              <w:t>7. [Sistema] Una vez que el alumno regrese con la renovación confirmada, retoma el proceso desde el paso de cálculo de beneficios con los datos actualizados.</w:t>
            </w:r>
          </w:p>
        </w:tc>
      </w:tr>
      <w:tr w:rsidR="00F92307" w:rsidTr="01C53337" w14:paraId="6FF6D0E2"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5940FD0C" w14:textId="77777777">
            <w:r>
              <w:rPr>
                <w:b/>
                <w:bCs/>
                <w:color w:val="003366"/>
                <w:sz w:val="18"/>
                <w:szCs w:val="18"/>
              </w:rPr>
              <w:t>Flujos Alternativos</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2D389D49" w14:textId="77777777">
            <w:pPr>
              <w:spacing w:after="60"/>
            </w:pPr>
            <w:r>
              <w:rPr>
                <w:sz w:val="18"/>
                <w:szCs w:val="18"/>
              </w:rPr>
              <w:t>4a. Si el alumno prefiere continuar sin esperar la renovación: puede continuar el proceso con los datos actuales (asumiendo posible pérdida de beneficios externos).</w:t>
            </w:r>
          </w:p>
        </w:tc>
      </w:tr>
      <w:tr w:rsidR="00F92307" w:rsidTr="01C53337" w14:paraId="24EB8786"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6AB8665C" w14:textId="77777777">
            <w:r>
              <w:rPr>
                <w:b/>
                <w:bCs/>
                <w:color w:val="003366"/>
                <w:sz w:val="18"/>
                <w:szCs w:val="18"/>
              </w:rPr>
              <w:t>Reglas de Negocio Aplicables</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3F3BC5CB" w14:textId="5DBCC062">
            <w:pPr>
              <w:spacing w:after="60"/>
            </w:pPr>
            <w:r>
              <w:rPr>
                <w:rFonts w:ascii="Segoe UI Symbol" w:hAnsi="Segoe UI Symbol" w:cs="Segoe UI Symbol"/>
                <w:sz w:val="18"/>
                <w:szCs w:val="18"/>
              </w:rPr>
              <w:t>➤</w:t>
            </w:r>
            <w:r>
              <w:rPr>
                <w:sz w:val="18"/>
                <w:szCs w:val="18"/>
              </w:rPr>
              <w:t xml:space="preserve"> Si la matrícula se completa después de la fecha límite de campaña, se pierden los descuentos por anticipación, pero se mantienen los beneficios académicos (becas).</w:t>
            </w:r>
          </w:p>
          <w:p w:rsidR="00C67C71" w:rsidP="00252F8F" w:rsidRDefault="00C67C71" w14:paraId="731FC593" w14:textId="77777777">
            <w:pPr>
              <w:spacing w:after="60"/>
            </w:pPr>
            <w:r>
              <w:rPr>
                <w:rFonts w:ascii="Segoe UI Symbol" w:hAnsi="Segoe UI Symbol" w:cs="Segoe UI Symbol"/>
                <w:sz w:val="18"/>
                <w:szCs w:val="18"/>
              </w:rPr>
              <w:t>➤</w:t>
            </w:r>
            <w:r>
              <w:rPr>
                <w:sz w:val="18"/>
                <w:szCs w:val="18"/>
              </w:rPr>
              <w:t xml:space="preserve"> El cupo reservado tiene un plazo máximo definido por la institución.</w:t>
            </w:r>
          </w:p>
        </w:tc>
      </w:tr>
    </w:tbl>
    <w:p w:rsidR="00C67C71" w:rsidP="00C67C71" w:rsidRDefault="00C67C71" w14:paraId="7ABAE18A" w14:textId="77777777">
      <w:pPr>
        <w:spacing w:after="80"/>
      </w:pPr>
    </w:p>
    <w:p w:rsidR="00C67C71" w:rsidP="00C67C71" w:rsidRDefault="00C67C71" w14:paraId="6E6B5E5F" w14:textId="77777777">
      <w:r>
        <w:br w:type="page"/>
      </w:r>
    </w:p>
    <w:p w:rsidR="00C67C71" w:rsidP="00C67C71" w:rsidRDefault="00C67C71" w14:paraId="28104A4A" w14:textId="5DE73A7E">
      <w:pPr>
        <w:pStyle w:val="Ttulo2"/>
        <w:spacing w:before="260" w:after="100"/>
      </w:pPr>
      <w:r>
        <w:t>CU-016 – Validar Morosidad para Rematricula Anticipada</w:t>
      </w:r>
    </w:p>
    <w:tbl>
      <w:tblPr>
        <w:tblW w:w="97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7560"/>
      </w:tblGrid>
      <w:tr w:rsidR="0076488B" w:rsidTr="00252F8F" w14:paraId="2F743113" w14:textId="77777777">
        <w:tc>
          <w:tcPr>
            <w:tcW w:w="0" w:type="auto"/>
            <w:gridSpan w:val="2"/>
            <w:tcBorders>
              <w:top w:val="single" w:color="003366" w:sz="1" w:space="0"/>
              <w:left w:val="single" w:color="003366" w:sz="1" w:space="0"/>
              <w:bottom w:val="single" w:color="003366" w:sz="1" w:space="0"/>
              <w:right w:val="single" w:color="003366" w:sz="1" w:space="0"/>
            </w:tcBorders>
            <w:shd w:val="clear" w:color="auto" w:fill="003366"/>
            <w:tcMar>
              <w:top w:w="100" w:type="dxa"/>
              <w:left w:w="160" w:type="dxa"/>
              <w:bottom w:w="100" w:type="dxa"/>
              <w:right w:w="160" w:type="dxa"/>
            </w:tcMar>
          </w:tcPr>
          <w:p w:rsidR="00C67C71" w:rsidP="00252F8F" w:rsidRDefault="00C67C71" w14:paraId="13FEC264" w14:textId="0095B124">
            <w:r>
              <w:rPr>
                <w:b/>
                <w:bCs/>
                <w:color w:val="FFFFFF"/>
              </w:rPr>
              <w:t>CU-016 – Validar Morosidad para Rematricula Anticipada</w:t>
            </w:r>
          </w:p>
        </w:tc>
      </w:tr>
      <w:tr w:rsidR="00F92307" w:rsidTr="00252F8F" w14:paraId="60CF604A"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178B68F7" w14:textId="77777777">
            <w:r>
              <w:rPr>
                <w:b/>
                <w:bCs/>
                <w:color w:val="003366"/>
                <w:sz w:val="18"/>
                <w:szCs w:val="18"/>
              </w:rPr>
              <w:t>ID Caso de Uso</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5A469502" w14:textId="77777777">
            <w:r>
              <w:rPr>
                <w:color w:val="1A1A2E"/>
                <w:sz w:val="18"/>
                <w:szCs w:val="18"/>
              </w:rPr>
              <w:t>CU-016</w:t>
            </w:r>
          </w:p>
        </w:tc>
      </w:tr>
      <w:tr w:rsidR="00F92307" w:rsidTr="00252F8F" w14:paraId="33054C59"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0EADECAC" w14:textId="77777777">
            <w:r>
              <w:rPr>
                <w:b/>
                <w:bCs/>
                <w:color w:val="003366"/>
                <w:sz w:val="18"/>
                <w:szCs w:val="18"/>
              </w:rPr>
              <w:t>RF Asociado</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415D4AA4" w14:textId="77777777">
            <w:r>
              <w:rPr>
                <w:color w:val="1A1A2E"/>
                <w:sz w:val="18"/>
                <w:szCs w:val="18"/>
              </w:rPr>
              <w:t>RF-016</w:t>
            </w:r>
          </w:p>
        </w:tc>
      </w:tr>
      <w:tr w:rsidR="00F92307" w:rsidTr="00252F8F" w14:paraId="6D4B8860"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6D4EB2D8" w14:textId="77777777">
            <w:r>
              <w:rPr>
                <w:b/>
                <w:bCs/>
                <w:color w:val="003366"/>
                <w:sz w:val="18"/>
                <w:szCs w:val="18"/>
              </w:rPr>
              <w:t>Criticidad</w:t>
            </w:r>
          </w:p>
        </w:tc>
        <w:tc>
          <w:tcPr>
            <w:tcW w:w="7560" w:type="dxa"/>
            <w:tcBorders>
              <w:top w:val="single" w:color="CCCCCC" w:sz="1" w:space="0"/>
              <w:left w:val="single" w:color="CCCCCC" w:sz="1" w:space="0"/>
              <w:bottom w:val="single" w:color="CCCCCC" w:sz="1" w:space="0"/>
              <w:right w:val="single" w:color="CCCCCC" w:sz="1" w:space="0"/>
            </w:tcBorders>
            <w:shd w:val="clear" w:color="auto" w:fill="E3F2FD"/>
            <w:tcMar>
              <w:top w:w="80" w:type="dxa"/>
              <w:left w:w="120" w:type="dxa"/>
              <w:bottom w:w="80" w:type="dxa"/>
              <w:right w:w="120" w:type="dxa"/>
            </w:tcMar>
          </w:tcPr>
          <w:p w:rsidR="00C67C71" w:rsidP="00252F8F" w:rsidRDefault="00C67C71" w14:paraId="7F2FF15D" w14:textId="77777777">
            <w:r>
              <w:rPr>
                <w:color w:val="1A1A2E"/>
                <w:sz w:val="18"/>
                <w:szCs w:val="18"/>
              </w:rPr>
              <w:t>Alta</w:t>
            </w:r>
          </w:p>
        </w:tc>
      </w:tr>
      <w:tr w:rsidR="00F92307" w:rsidTr="00252F8F" w14:paraId="366C3D20"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05BBB401" w14:textId="77777777">
            <w:r>
              <w:rPr>
                <w:b/>
                <w:bCs/>
                <w:color w:val="003366"/>
                <w:sz w:val="18"/>
                <w:szCs w:val="18"/>
              </w:rPr>
              <w:t>Actor(es) Primario(s)</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0CF537D9" w14:textId="77777777">
            <w:r>
              <w:rPr>
                <w:color w:val="1A1A2E"/>
                <w:sz w:val="18"/>
                <w:szCs w:val="18"/>
              </w:rPr>
              <w:t>Sistema (automático), Supervisor</w:t>
            </w:r>
          </w:p>
        </w:tc>
      </w:tr>
      <w:tr w:rsidR="00F92307" w:rsidTr="00252F8F" w14:paraId="1C89FEB5"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7171BE6D" w14:textId="77777777">
            <w:r>
              <w:rPr>
                <w:b/>
                <w:bCs/>
                <w:color w:val="003366"/>
                <w:sz w:val="18"/>
                <w:szCs w:val="18"/>
              </w:rPr>
              <w:t>Sistemas que Interactúan</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33A35894" w14:textId="77777777">
            <w:r>
              <w:rPr>
                <w:color w:val="1A1A2E"/>
                <w:sz w:val="18"/>
                <w:szCs w:val="18"/>
              </w:rPr>
              <w:t>Sistema Financiero / Módulo de Cobranzas</w:t>
            </w:r>
          </w:p>
        </w:tc>
      </w:tr>
      <w:tr w:rsidR="00F92307" w:rsidTr="00252F8F" w14:paraId="40A8B284"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74FD3088" w14:textId="77777777">
            <w:r>
              <w:rPr>
                <w:b/>
                <w:bCs/>
                <w:color w:val="003366"/>
                <w:sz w:val="18"/>
                <w:szCs w:val="18"/>
              </w:rPr>
              <w:t>Precondiciones</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303BB5E3" w14:textId="77777777">
            <w:pPr>
              <w:spacing w:after="60"/>
            </w:pPr>
            <w:r>
              <w:rPr>
                <w:sz w:val="18"/>
                <w:szCs w:val="18"/>
              </w:rPr>
              <w:t>• Sistema financiero actualizado con estado de cuenta del alumno.</w:t>
            </w:r>
          </w:p>
          <w:p w:rsidR="00C67C71" w:rsidP="00252F8F" w:rsidRDefault="00C67C71" w14:paraId="7DBD8F44" w14:textId="77777777">
            <w:pPr>
              <w:spacing w:after="60"/>
            </w:pPr>
            <w:r>
              <w:rPr>
                <w:sz w:val="18"/>
                <w:szCs w:val="18"/>
              </w:rPr>
              <w:t>• Integración con módulo financiero activa.</w:t>
            </w:r>
          </w:p>
          <w:p w:rsidR="00C67C71" w:rsidP="00252F8F" w:rsidRDefault="00C67C71" w14:paraId="6C2E20AE" w14:textId="77777777">
            <w:pPr>
              <w:spacing w:after="60"/>
            </w:pPr>
            <w:r>
              <w:rPr>
                <w:sz w:val="18"/>
                <w:szCs w:val="18"/>
              </w:rPr>
              <w:t>• Fechas de vencimiento de cuotas registradas correctamente.</w:t>
            </w:r>
          </w:p>
        </w:tc>
      </w:tr>
      <w:tr w:rsidR="00F92307" w:rsidTr="00252F8F" w14:paraId="1B2D9AA2"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22D53CCF" w14:textId="77777777">
            <w:r>
              <w:rPr>
                <w:b/>
                <w:bCs/>
                <w:color w:val="003366"/>
                <w:sz w:val="18"/>
                <w:szCs w:val="18"/>
              </w:rPr>
              <w:t>Postcondición de éxito</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698A9648" w14:textId="77777777">
            <w:pPr>
              <w:spacing w:after="60"/>
            </w:pPr>
            <w:r>
              <w:rPr>
                <w:sz w:val="18"/>
                <w:szCs w:val="18"/>
              </w:rPr>
              <w:t>• Estado de morosidad determinado.</w:t>
            </w:r>
          </w:p>
          <w:p w:rsidR="00C67C71" w:rsidP="00252F8F" w:rsidRDefault="00C67C71" w14:paraId="04B43422" w14:textId="77777777">
            <w:pPr>
              <w:spacing w:after="60"/>
            </w:pPr>
            <w:r>
              <w:rPr>
                <w:sz w:val="18"/>
                <w:szCs w:val="18"/>
              </w:rPr>
              <w:t>• Proceso habilitado o bloqueado según resultado.</w:t>
            </w:r>
          </w:p>
          <w:p w:rsidR="00C67C71" w:rsidP="00252F8F" w:rsidRDefault="00C67C71" w14:paraId="1040A604" w14:textId="77777777">
            <w:pPr>
              <w:spacing w:after="60"/>
            </w:pPr>
            <w:r>
              <w:rPr>
                <w:sz w:val="18"/>
                <w:szCs w:val="18"/>
              </w:rPr>
              <w:t>• Alerta enviada al Dpto. de Cobranzas si aplica.</w:t>
            </w:r>
          </w:p>
        </w:tc>
      </w:tr>
      <w:tr w:rsidR="00F92307" w:rsidTr="00252F8F" w14:paraId="4EEA5C6E"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3F91EEA7" w14:textId="77777777">
            <w:r>
              <w:rPr>
                <w:b/>
                <w:bCs/>
                <w:color w:val="003366"/>
                <w:sz w:val="18"/>
                <w:szCs w:val="18"/>
              </w:rPr>
              <w:t>Flujo Principal</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5C7D402D" w14:textId="77777777">
            <w:pPr>
              <w:spacing w:after="60"/>
            </w:pPr>
            <w:r>
              <w:rPr>
                <w:b/>
                <w:bCs/>
                <w:sz w:val="18"/>
                <w:szCs w:val="18"/>
              </w:rPr>
              <w:t>Actor</w:t>
            </w:r>
          </w:p>
          <w:p w:rsidR="00C67C71" w:rsidP="00252F8F" w:rsidRDefault="00C67C71" w14:paraId="4C13F170" w14:textId="62054F1E">
            <w:pPr>
              <w:spacing w:after="60"/>
            </w:pPr>
            <w:r>
              <w:rPr>
                <w:sz w:val="18"/>
                <w:szCs w:val="18"/>
              </w:rPr>
              <w:t>1. [Sistema] Al iniciar el proceso de rematricula, consulta el estado financiero del alumno.</w:t>
            </w:r>
          </w:p>
          <w:p w:rsidR="00C67C71" w:rsidP="00252F8F" w:rsidRDefault="00C67C71" w14:paraId="34222F87" w14:textId="77777777">
            <w:pPr>
              <w:spacing w:after="60"/>
            </w:pPr>
            <w:r>
              <w:rPr>
                <w:sz w:val="18"/>
                <w:szCs w:val="18"/>
              </w:rPr>
              <w:t>2. [Sistema] Cuenta la cantidad de cuotas pendientes de pago.</w:t>
            </w:r>
          </w:p>
          <w:p w:rsidR="00C67C71" w:rsidP="00252F8F" w:rsidRDefault="00C67C71" w14:paraId="1E861FB8" w14:textId="77777777">
            <w:pPr>
              <w:spacing w:after="60"/>
            </w:pPr>
            <w:r>
              <w:rPr>
                <w:sz w:val="18"/>
                <w:szCs w:val="18"/>
              </w:rPr>
              <w:t>3. [Sistema] Para cada cuota pendiente, calcula los días de morosidad desde la fecha de vencimiento.</w:t>
            </w:r>
          </w:p>
          <w:p w:rsidR="00C67C71" w:rsidP="00252F8F" w:rsidRDefault="00C67C71" w14:paraId="1A7B88DF" w14:textId="5AD82BB8">
            <w:pPr>
              <w:spacing w:after="60"/>
            </w:pPr>
            <w:r>
              <w:rPr>
                <w:sz w:val="18"/>
                <w:szCs w:val="18"/>
              </w:rPr>
              <w:t>4. [Sistema] Si el alumno tiene 1 cuota pendiente con menos de 30 días de atraso: habilita la rematricula con todos sus beneficios.</w:t>
            </w:r>
          </w:p>
          <w:p w:rsidR="00C67C71" w:rsidP="00252F8F" w:rsidRDefault="00C67C71" w14:paraId="103EA13D" w14:textId="7DEBE0F1">
            <w:pPr>
              <w:spacing w:after="60"/>
            </w:pPr>
            <w:r>
              <w:rPr>
                <w:sz w:val="18"/>
                <w:szCs w:val="18"/>
              </w:rPr>
              <w:t>5. [Sistema] Si el alumno tiene más de 1 cuota pendiente OR tiene atraso de 30 días o más: bloquea la rematricula anticipada.</w:t>
            </w:r>
          </w:p>
          <w:p w:rsidR="00C67C71" w:rsidP="00252F8F" w:rsidRDefault="00C67C71" w14:paraId="4DBC6CEA" w14:textId="77777777">
            <w:pPr>
              <w:spacing w:after="60"/>
            </w:pPr>
            <w:r>
              <w:rPr>
                <w:sz w:val="18"/>
                <w:szCs w:val="18"/>
              </w:rPr>
              <w:t>6. [Sistema] Al bloquear: informa claramente el motivo y el monto a regularizar para poder continuar.</w:t>
            </w:r>
          </w:p>
          <w:p w:rsidR="00C67C71" w:rsidP="00252F8F" w:rsidRDefault="00C67C71" w14:paraId="50AB18FC" w14:textId="77777777">
            <w:pPr>
              <w:spacing w:after="60"/>
            </w:pPr>
            <w:r>
              <w:rPr>
                <w:sz w:val="18"/>
                <w:szCs w:val="18"/>
              </w:rPr>
              <w:t>7. [Sistema] Genera alerta automática al Dpto. de Cobranzas sobre el alumno en riesgo.</w:t>
            </w:r>
          </w:p>
        </w:tc>
      </w:tr>
      <w:tr w:rsidR="00F92307" w:rsidTr="00252F8F" w14:paraId="6AEDEE35"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0FE8BC7C" w14:textId="77777777">
            <w:r>
              <w:rPr>
                <w:b/>
                <w:bCs/>
                <w:color w:val="003366"/>
                <w:sz w:val="18"/>
                <w:szCs w:val="18"/>
              </w:rPr>
              <w:t>Flujos Alternativos</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6E939053" w14:textId="77777777">
            <w:pPr>
              <w:spacing w:after="60"/>
            </w:pPr>
            <w:r>
              <w:rPr>
                <w:sz w:val="18"/>
                <w:szCs w:val="18"/>
              </w:rPr>
              <w:t>4a. (Morosidad OK): El proceso continúa normalmente con todos los beneficios del alumno.</w:t>
            </w:r>
          </w:p>
          <w:p w:rsidR="00C67C71" w:rsidP="00252F8F" w:rsidRDefault="00C67C71" w14:paraId="2E14B198" w14:textId="77777777">
            <w:pPr>
              <w:spacing w:after="60"/>
            </w:pPr>
            <w:r>
              <w:rPr>
                <w:sz w:val="18"/>
                <w:szCs w:val="18"/>
              </w:rPr>
              <w:t>5a. (Morosidad excede límite): El alumno puede regularizar su deuda para luego reiniciar el proceso. El supervisor puede autorizar una excepción manual con justificación documentada.</w:t>
            </w:r>
          </w:p>
        </w:tc>
      </w:tr>
      <w:tr w:rsidR="00F92307" w:rsidTr="00252F8F" w14:paraId="3FC43A4D"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44D846DD" w14:textId="77777777">
            <w:r>
              <w:rPr>
                <w:b/>
                <w:bCs/>
                <w:color w:val="003366"/>
                <w:sz w:val="18"/>
                <w:szCs w:val="18"/>
              </w:rPr>
              <w:t>Flujos de Excepción</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38235D6F" w14:textId="77777777">
            <w:pPr>
              <w:spacing w:after="60"/>
            </w:pPr>
            <w:r>
              <w:rPr>
                <w:sz w:val="18"/>
                <w:szCs w:val="18"/>
              </w:rPr>
              <w:t>E-01: No se puede consultar el estado financiero (sistema no disponible). El sistema bloquea preventivamente el proceso hasta que se pueda validar.</w:t>
            </w:r>
          </w:p>
        </w:tc>
      </w:tr>
      <w:tr w:rsidR="00F92307" w:rsidTr="00252F8F" w14:paraId="337AEF74"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65FD60AE" w14:textId="77777777">
            <w:r>
              <w:rPr>
                <w:b/>
                <w:bCs/>
                <w:color w:val="003366"/>
                <w:sz w:val="18"/>
                <w:szCs w:val="18"/>
              </w:rPr>
              <w:t>Reglas de Negocio Aplicables</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4472E2B4" w14:textId="77777777">
            <w:pPr>
              <w:spacing w:after="60"/>
            </w:pPr>
            <w:r>
              <w:rPr>
                <w:rFonts w:ascii="Segoe UI Symbol" w:hAnsi="Segoe UI Symbol" w:cs="Segoe UI Symbol"/>
                <w:sz w:val="18"/>
                <w:szCs w:val="18"/>
              </w:rPr>
              <w:t>➤</w:t>
            </w:r>
            <w:r>
              <w:rPr>
                <w:sz w:val="18"/>
                <w:szCs w:val="18"/>
              </w:rPr>
              <w:t xml:space="preserve"> REGLA FIJA DE NEGOCIO: Máximo 1 cuota pendiente con menos de 30 días de atraso. NO es parametrizable.</w:t>
            </w:r>
          </w:p>
          <w:p w:rsidR="00C67C71" w:rsidP="00252F8F" w:rsidRDefault="00C67C71" w14:paraId="066FF806" w14:textId="31B2A34D">
            <w:pPr>
              <w:spacing w:after="60"/>
            </w:pPr>
            <w:r>
              <w:rPr>
                <w:rFonts w:ascii="Segoe UI Symbol" w:hAnsi="Segoe UI Symbol" w:cs="Segoe UI Symbol"/>
                <w:sz w:val="18"/>
                <w:szCs w:val="18"/>
              </w:rPr>
              <w:t>➤</w:t>
            </w:r>
            <w:r>
              <w:rPr>
                <w:sz w:val="18"/>
                <w:szCs w:val="18"/>
              </w:rPr>
              <w:t xml:space="preserve"> Solo aplica para rematricula ANTICIPADA. En rematricula regular, aplican reglas propias del período.</w:t>
            </w:r>
          </w:p>
          <w:p w:rsidR="00C67C71" w:rsidP="00252F8F" w:rsidRDefault="00C67C71" w14:paraId="108AAF7C" w14:textId="77777777">
            <w:pPr>
              <w:spacing w:after="60"/>
            </w:pPr>
            <w:r>
              <w:rPr>
                <w:rFonts w:ascii="Segoe UI Symbol" w:hAnsi="Segoe UI Symbol" w:cs="Segoe UI Symbol"/>
                <w:sz w:val="18"/>
                <w:szCs w:val="18"/>
              </w:rPr>
              <w:t>➤</w:t>
            </w:r>
            <w:r>
              <w:rPr>
                <w:sz w:val="18"/>
                <w:szCs w:val="18"/>
              </w:rPr>
              <w:t xml:space="preserve"> La excepción manual del supervisor queda registrada con fecha, nombre del supervisor y justificación.</w:t>
            </w:r>
          </w:p>
        </w:tc>
      </w:tr>
    </w:tbl>
    <w:p w:rsidR="00C67C71" w:rsidP="00C67C71" w:rsidRDefault="00C67C71" w14:paraId="0E4112F4" w14:textId="77777777">
      <w:pPr>
        <w:spacing w:after="80"/>
      </w:pPr>
    </w:p>
    <w:p w:rsidR="00C67C71" w:rsidP="00C67C71" w:rsidRDefault="00C67C71" w14:paraId="7180DE00" w14:textId="77777777">
      <w:r>
        <w:br w:type="page"/>
      </w:r>
    </w:p>
    <w:p w:rsidR="00C67C71" w:rsidP="00C67C71" w:rsidRDefault="00C67C71" w14:paraId="75AC1B0C" w14:textId="77777777">
      <w:pPr>
        <w:pStyle w:val="Ttulo2"/>
        <w:spacing w:before="260" w:after="100"/>
      </w:pPr>
      <w:r>
        <w:t>CU-017 – Validar Morosidad para Rematricula NO Anticipada (Regular)</w:t>
      </w:r>
    </w:p>
    <w:tbl>
      <w:tblPr>
        <w:tblW w:w="97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7560"/>
      </w:tblGrid>
      <w:tr w:rsidR="0076488B" w14:paraId="681D3E09" w14:textId="77777777">
        <w:tc>
          <w:tcPr>
            <w:tcW w:w="0" w:type="auto"/>
            <w:gridSpan w:val="2"/>
            <w:tcBorders>
              <w:top w:val="single" w:color="003366" w:sz="1" w:space="0"/>
              <w:left w:val="single" w:color="003366" w:sz="1" w:space="0"/>
              <w:bottom w:val="single" w:color="003366" w:sz="1" w:space="0"/>
              <w:right w:val="single" w:color="003366" w:sz="1" w:space="0"/>
            </w:tcBorders>
            <w:shd w:val="clear" w:color="auto" w:fill="003366"/>
            <w:tcMar>
              <w:top w:w="100" w:type="dxa"/>
              <w:left w:w="160" w:type="dxa"/>
              <w:bottom w:w="100" w:type="dxa"/>
              <w:right w:w="160" w:type="dxa"/>
            </w:tcMar>
          </w:tcPr>
          <w:p w:rsidR="00C67C71" w:rsidRDefault="00C67C71" w14:paraId="2853D076" w14:textId="77777777">
            <w:r>
              <w:rPr>
                <w:b/>
                <w:bCs/>
                <w:color w:val="FFFFFF"/>
              </w:rPr>
              <w:t>CU-017 – Validar Morosidad para Rematricula NO Anticipada (Regular)</w:t>
            </w:r>
          </w:p>
        </w:tc>
      </w:tr>
      <w:tr w:rsidR="00F92307" w14:paraId="55A17108"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RDefault="00C67C71" w14:paraId="7BC8BA46" w14:textId="77777777">
            <w:r>
              <w:rPr>
                <w:b/>
                <w:bCs/>
                <w:color w:val="003366"/>
                <w:sz w:val="18"/>
                <w:szCs w:val="18"/>
              </w:rPr>
              <w:t>ID Caso de Uso</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RDefault="00C67C71" w14:paraId="6170BC24" w14:textId="77777777">
            <w:r>
              <w:rPr>
                <w:color w:val="1A1A2E"/>
                <w:sz w:val="18"/>
                <w:szCs w:val="18"/>
              </w:rPr>
              <w:t>CU-017</w:t>
            </w:r>
          </w:p>
        </w:tc>
      </w:tr>
      <w:tr w:rsidR="00F92307" w14:paraId="67550246"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RDefault="00C67C71" w14:paraId="595341D7" w14:textId="77777777">
            <w:r>
              <w:rPr>
                <w:b/>
                <w:bCs/>
                <w:color w:val="003366"/>
                <w:sz w:val="18"/>
                <w:szCs w:val="18"/>
              </w:rPr>
              <w:t>RF Asociado</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RDefault="00C67C71" w14:paraId="5995E6C8" w14:textId="77777777">
            <w:r>
              <w:rPr>
                <w:color w:val="1A1A2E"/>
                <w:sz w:val="18"/>
                <w:szCs w:val="18"/>
              </w:rPr>
              <w:t>RF-017</w:t>
            </w:r>
          </w:p>
        </w:tc>
      </w:tr>
      <w:tr w:rsidR="00F92307" w14:paraId="07B87466"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RDefault="00C67C71" w14:paraId="3EAE6675" w14:textId="77777777">
            <w:r>
              <w:rPr>
                <w:b/>
                <w:bCs/>
                <w:color w:val="003366"/>
                <w:sz w:val="18"/>
                <w:szCs w:val="18"/>
              </w:rPr>
              <w:t>Criticidad</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RDefault="00C67C71" w14:paraId="0A73BB42" w14:textId="77777777">
            <w:r>
              <w:rPr>
                <w:color w:val="1A1A2E"/>
                <w:sz w:val="18"/>
                <w:szCs w:val="18"/>
              </w:rPr>
              <w:t>Alta</w:t>
            </w:r>
          </w:p>
        </w:tc>
      </w:tr>
      <w:tr w:rsidR="00F92307" w14:paraId="1EA9FB55"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RDefault="00C67C71" w14:paraId="79E8E1BB" w14:textId="77777777">
            <w:r>
              <w:rPr>
                <w:b/>
                <w:bCs/>
                <w:color w:val="003366"/>
                <w:sz w:val="18"/>
                <w:szCs w:val="18"/>
              </w:rPr>
              <w:t>Actor(es) Primario(s)</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RDefault="00C67C71" w14:paraId="7C74383C" w14:textId="77777777">
            <w:r>
              <w:rPr>
                <w:color w:val="1A1A2E"/>
                <w:sz w:val="18"/>
                <w:szCs w:val="18"/>
              </w:rPr>
              <w:t>Sistema (automático)</w:t>
            </w:r>
          </w:p>
        </w:tc>
      </w:tr>
      <w:tr w:rsidR="00F92307" w14:paraId="4F685C3D"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RDefault="00C67C71" w14:paraId="6D9E283B" w14:textId="77777777">
            <w:r>
              <w:rPr>
                <w:b/>
                <w:bCs/>
                <w:color w:val="003366"/>
                <w:sz w:val="18"/>
                <w:szCs w:val="18"/>
              </w:rPr>
              <w:t>Sistemas que Interactúan</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RDefault="00C67C71" w14:paraId="4A1255AB" w14:textId="77777777">
            <w:r>
              <w:rPr>
                <w:color w:val="1A1A2E"/>
                <w:sz w:val="18"/>
                <w:szCs w:val="18"/>
              </w:rPr>
              <w:t>Módulo Financiero UNIACC</w:t>
            </w:r>
          </w:p>
        </w:tc>
      </w:tr>
      <w:tr w:rsidR="00F92307" w14:paraId="150BD542"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RDefault="00C67C71" w14:paraId="06A02CCB" w14:textId="77777777">
            <w:r>
              <w:rPr>
                <w:b/>
                <w:bCs/>
                <w:color w:val="003366"/>
                <w:sz w:val="18"/>
                <w:szCs w:val="18"/>
              </w:rPr>
              <w:t>Precondiciones</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RDefault="00C67C71" w14:paraId="70FB67E2" w14:textId="77777777">
            <w:r>
              <w:rPr>
                <w:color w:val="1A1A2E"/>
                <w:sz w:val="18"/>
                <w:szCs w:val="18"/>
              </w:rPr>
              <w:t xml:space="preserve">• El alumno ha iniciado el proceso de rematricula regular (NO anticipada). </w:t>
            </w:r>
          </w:p>
          <w:p w:rsidR="00C67C71" w:rsidRDefault="00C67C71" w14:paraId="7572B242" w14:textId="77777777">
            <w:r>
              <w:rPr>
                <w:color w:val="1A1A2E"/>
                <w:sz w:val="18"/>
                <w:szCs w:val="18"/>
              </w:rPr>
              <w:t>• El módulo financiero tiene el estado de cuenta actualizado.</w:t>
            </w:r>
          </w:p>
        </w:tc>
      </w:tr>
      <w:tr w:rsidR="00F92307" w14:paraId="0860036B"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RDefault="00C67C71" w14:paraId="4B4E3184" w14:textId="77777777">
            <w:r>
              <w:rPr>
                <w:b/>
                <w:bCs/>
                <w:color w:val="003366"/>
                <w:sz w:val="18"/>
                <w:szCs w:val="18"/>
              </w:rPr>
              <w:t>Postcondición de éxito</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RDefault="00C67C71" w14:paraId="7A390A6A" w14:textId="77777777">
            <w:r>
              <w:rPr>
                <w:color w:val="1A1A2E"/>
                <w:sz w:val="18"/>
                <w:szCs w:val="18"/>
              </w:rPr>
              <w:t>• Estado de morosidad determinado para período regular.</w:t>
            </w:r>
          </w:p>
          <w:p w:rsidR="00C67C71" w:rsidRDefault="00C67C71" w14:paraId="166B1EB7" w14:textId="77777777">
            <w:r>
              <w:rPr>
                <w:color w:val="1A1A2E"/>
                <w:sz w:val="18"/>
                <w:szCs w:val="18"/>
              </w:rPr>
              <w:t>• Si morosidad OK: proceso de rematricula regular habilitado para continuar.</w:t>
            </w:r>
          </w:p>
          <w:p w:rsidR="00C67C71" w:rsidRDefault="00C67C71" w14:paraId="6472C5CE" w14:textId="77777777">
            <w:r>
              <w:rPr>
                <w:color w:val="1A1A2E"/>
                <w:sz w:val="18"/>
                <w:szCs w:val="18"/>
              </w:rPr>
              <w:t>• Si morosidad excede límite: proceso bloqueado hasta regularización.</w:t>
            </w:r>
          </w:p>
        </w:tc>
      </w:tr>
      <w:tr w:rsidR="00F92307" w14:paraId="260FA8D7"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RDefault="00C67C71" w14:paraId="6B40DF13" w14:textId="77777777">
            <w:r>
              <w:rPr>
                <w:b/>
                <w:bCs/>
                <w:color w:val="003366"/>
                <w:sz w:val="18"/>
                <w:szCs w:val="18"/>
              </w:rPr>
              <w:t>Flujo Principal</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RDefault="00C67C71" w14:paraId="302CAC07" w14:textId="77777777">
            <w:r>
              <w:rPr>
                <w:color w:val="1A1A2E"/>
                <w:sz w:val="18"/>
                <w:szCs w:val="18"/>
              </w:rPr>
              <w:t>1. [Sistema] Al iniciar rematricula regular, consulta el estado financiero del alumno en el módulo financiero.</w:t>
            </w:r>
          </w:p>
          <w:p w:rsidR="00C67C71" w:rsidRDefault="00C67C71" w14:paraId="6EEE8B9B" w14:textId="77777777">
            <w:r>
              <w:rPr>
                <w:color w:val="1A1A2E"/>
                <w:sz w:val="18"/>
                <w:szCs w:val="18"/>
              </w:rPr>
              <w:t>2. [Sistema] Calcula el número de cuotas vencidas y los días de atraso de cada una.</w:t>
            </w:r>
          </w:p>
          <w:p w:rsidR="00C67C71" w:rsidRDefault="00C67C71" w14:paraId="09635832" w14:textId="77777777">
            <w:r>
              <w:rPr>
                <w:color w:val="1A1A2E"/>
                <w:sz w:val="18"/>
                <w:szCs w:val="18"/>
              </w:rPr>
              <w:t>3. [Sistema] Evalúa si la morosidad está dentro de los umbrales permitidos para período regular.</w:t>
            </w:r>
          </w:p>
          <w:p w:rsidR="00C67C71" w:rsidRDefault="00C67C71" w14:paraId="6D751036" w14:textId="77777777">
            <w:r>
              <w:rPr>
                <w:color w:val="1A1A2E"/>
                <w:sz w:val="18"/>
                <w:szCs w:val="18"/>
              </w:rPr>
              <w:t>4. [Sistema] Si no excede el umbral: habilita la continuación del proceso de rematricula regular.</w:t>
            </w:r>
          </w:p>
          <w:p w:rsidR="00C67C71" w:rsidRDefault="00C67C71" w14:paraId="547B977A" w14:textId="77777777">
            <w:r>
              <w:rPr>
                <w:color w:val="1A1A2E"/>
                <w:sz w:val="18"/>
                <w:szCs w:val="18"/>
              </w:rPr>
              <w:t>5. [Alumno] Continúa con el proceso de rematricula regular.</w:t>
            </w:r>
          </w:p>
        </w:tc>
      </w:tr>
      <w:tr w:rsidR="00F92307" w14:paraId="6083C17C"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RDefault="00C67C71" w14:paraId="0742EBF4" w14:textId="77777777">
            <w:r>
              <w:rPr>
                <w:b/>
                <w:bCs/>
                <w:color w:val="003366"/>
                <w:sz w:val="18"/>
                <w:szCs w:val="18"/>
              </w:rPr>
              <w:t>Flujos Alternativos</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RDefault="00C67C71" w14:paraId="0DFD327C" w14:textId="77777777">
            <w:r>
              <w:rPr>
                <w:color w:val="1A1A2E"/>
                <w:sz w:val="18"/>
                <w:szCs w:val="18"/>
              </w:rPr>
              <w:t>4a. (Morosidad OK dentro del umbral): El proceso continúa normalmente.</w:t>
            </w:r>
          </w:p>
          <w:p w:rsidR="00C67C71" w:rsidRDefault="00C67C71" w14:paraId="53D90340" w14:textId="77777777">
            <w:r>
              <w:rPr>
                <w:color w:val="1A1A2E"/>
                <w:sz w:val="18"/>
                <w:szCs w:val="18"/>
              </w:rPr>
              <w:t>4b. (Morosidad excede límite para período regular): Se bloquea el proceso. El alumno puede regularizar su deuda para reiniciar. El supervisor puede autorizar excepción manual con justificación documentada.</w:t>
            </w:r>
          </w:p>
        </w:tc>
      </w:tr>
      <w:tr w:rsidR="00F92307" w14:paraId="3A149305"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RDefault="00C67C71" w14:paraId="4EA00A31" w14:textId="77777777">
            <w:r>
              <w:rPr>
                <w:b/>
                <w:bCs/>
                <w:color w:val="003366"/>
                <w:sz w:val="18"/>
                <w:szCs w:val="18"/>
              </w:rPr>
              <w:t>Reglas de Negocio Aplicables</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RDefault="00C67C71" w14:paraId="76A1004D" w14:textId="77777777">
            <w:r>
              <w:rPr>
                <w:sz w:val="18"/>
                <w:szCs w:val="18"/>
              </w:rPr>
              <w:t>➤ Umbrales distintos a RF-016: para período regular se permiten hasta 1 cuota con no más de 30 días de atraso.</w:t>
            </w:r>
          </w:p>
          <w:p w:rsidR="00C67C71" w:rsidRDefault="00C67C71" w14:paraId="4C77409E" w14:textId="77777777">
            <w:r>
              <w:rPr>
                <w:sz w:val="18"/>
                <w:szCs w:val="18"/>
              </w:rPr>
              <w:t>➤ Solo aplica para rematricula NO ANTICIPADA (período regular/vigente).</w:t>
            </w:r>
          </w:p>
          <w:p w:rsidR="00C67C71" w:rsidRDefault="00C67C71" w14:paraId="1054A705" w14:textId="77777777">
            <w:r>
              <w:rPr>
                <w:sz w:val="18"/>
                <w:szCs w:val="18"/>
              </w:rPr>
              <w:t>➤ La excepción manual del supervisor queda registrada con fecha, nombre y justificación.</w:t>
            </w:r>
          </w:p>
        </w:tc>
      </w:tr>
    </w:tbl>
    <w:p w:rsidR="00C67C71" w:rsidRDefault="00C67C71" w14:paraId="2F6F45A4" w14:textId="77777777">
      <w:pPr>
        <w:spacing w:after="80"/>
      </w:pPr>
    </w:p>
    <w:p w:rsidR="00C67C71" w:rsidRDefault="00C67C71" w14:paraId="1E4D6087" w14:textId="77777777">
      <w:r>
        <w:br w:type="page"/>
      </w:r>
    </w:p>
    <w:p w:rsidR="00C67C71" w:rsidP="00C67C71" w:rsidRDefault="00C67C71" w14:paraId="77D18B26" w14:textId="77777777">
      <w:pPr>
        <w:pStyle w:val="Ttulo2"/>
        <w:spacing w:before="260" w:after="100"/>
      </w:pPr>
      <w:r>
        <w:t>CU-018 – Habilitar/Deshabilitar Dinámicamente Medios de Pago</w:t>
      </w:r>
    </w:p>
    <w:tbl>
      <w:tblPr>
        <w:tblW w:w="97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7560"/>
      </w:tblGrid>
      <w:tr w:rsidR="0076488B" w:rsidTr="00252F8F" w14:paraId="34A51D40" w14:textId="77777777">
        <w:tc>
          <w:tcPr>
            <w:tcW w:w="0" w:type="auto"/>
            <w:gridSpan w:val="2"/>
            <w:tcBorders>
              <w:top w:val="single" w:color="003366" w:sz="1" w:space="0"/>
              <w:left w:val="single" w:color="003366" w:sz="1" w:space="0"/>
              <w:bottom w:val="single" w:color="003366" w:sz="1" w:space="0"/>
              <w:right w:val="single" w:color="003366" w:sz="1" w:space="0"/>
            </w:tcBorders>
            <w:shd w:val="clear" w:color="auto" w:fill="003366"/>
            <w:tcMar>
              <w:top w:w="100" w:type="dxa"/>
              <w:left w:w="160" w:type="dxa"/>
              <w:bottom w:w="100" w:type="dxa"/>
              <w:right w:w="160" w:type="dxa"/>
            </w:tcMar>
          </w:tcPr>
          <w:p w:rsidR="00C67C71" w:rsidP="00252F8F" w:rsidRDefault="00C67C71" w14:paraId="3CD43940" w14:textId="77777777">
            <w:r>
              <w:rPr>
                <w:b/>
                <w:bCs/>
                <w:color w:val="FFFFFF"/>
              </w:rPr>
              <w:t>CU-018 – Habilitar/Deshabilitar Dinámicamente Medios de Pago</w:t>
            </w:r>
          </w:p>
        </w:tc>
      </w:tr>
      <w:tr w:rsidR="00F92307" w:rsidTr="00252F8F" w14:paraId="56F0FA1F"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3D5FE14A" w14:textId="77777777">
            <w:r>
              <w:rPr>
                <w:b/>
                <w:bCs/>
                <w:color w:val="003366"/>
                <w:sz w:val="18"/>
                <w:szCs w:val="18"/>
              </w:rPr>
              <w:t>ID Caso de Uso</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2252A0D6" w14:textId="77777777">
            <w:r>
              <w:rPr>
                <w:color w:val="1A1A2E"/>
                <w:sz w:val="18"/>
                <w:szCs w:val="18"/>
              </w:rPr>
              <w:t>CU-018</w:t>
            </w:r>
          </w:p>
        </w:tc>
      </w:tr>
      <w:tr w:rsidR="00F92307" w:rsidTr="00252F8F" w14:paraId="6148DE44"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75B862EE" w14:textId="77777777">
            <w:r>
              <w:rPr>
                <w:b/>
                <w:bCs/>
                <w:color w:val="003366"/>
                <w:sz w:val="18"/>
                <w:szCs w:val="18"/>
              </w:rPr>
              <w:t>RF Asociado</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3DB84557" w14:textId="77777777">
            <w:r>
              <w:rPr>
                <w:color w:val="1A1A2E"/>
                <w:sz w:val="18"/>
                <w:szCs w:val="18"/>
              </w:rPr>
              <w:t>RF-018</w:t>
            </w:r>
          </w:p>
        </w:tc>
      </w:tr>
      <w:tr w:rsidR="00F92307" w:rsidTr="00252F8F" w14:paraId="3D4C55CF"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4383B15E" w14:textId="77777777">
            <w:r>
              <w:rPr>
                <w:b/>
                <w:bCs/>
                <w:color w:val="003366"/>
                <w:sz w:val="18"/>
                <w:szCs w:val="18"/>
              </w:rPr>
              <w:t>Criticidad</w:t>
            </w:r>
          </w:p>
        </w:tc>
        <w:tc>
          <w:tcPr>
            <w:tcW w:w="7560" w:type="dxa"/>
            <w:tcBorders>
              <w:top w:val="single" w:color="CCCCCC" w:sz="1" w:space="0"/>
              <w:left w:val="single" w:color="CCCCCC" w:sz="1" w:space="0"/>
              <w:bottom w:val="single" w:color="CCCCCC" w:sz="1" w:space="0"/>
              <w:right w:val="single" w:color="CCCCCC" w:sz="1" w:space="0"/>
            </w:tcBorders>
            <w:shd w:val="clear" w:color="auto" w:fill="E3F2FD"/>
            <w:tcMar>
              <w:top w:w="80" w:type="dxa"/>
              <w:left w:w="120" w:type="dxa"/>
              <w:bottom w:w="80" w:type="dxa"/>
              <w:right w:w="120" w:type="dxa"/>
            </w:tcMar>
          </w:tcPr>
          <w:p w:rsidR="00C67C71" w:rsidP="00252F8F" w:rsidRDefault="00C67C71" w14:paraId="2E3834BF" w14:textId="77777777">
            <w:r>
              <w:rPr>
                <w:color w:val="1A1A2E"/>
                <w:sz w:val="18"/>
                <w:szCs w:val="18"/>
              </w:rPr>
              <w:t>Alta</w:t>
            </w:r>
          </w:p>
        </w:tc>
      </w:tr>
      <w:tr w:rsidR="00F92307" w:rsidTr="00252F8F" w14:paraId="79CB59A8"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3484B88C" w14:textId="77777777">
            <w:r>
              <w:rPr>
                <w:b/>
                <w:bCs/>
                <w:color w:val="003366"/>
                <w:sz w:val="18"/>
                <w:szCs w:val="18"/>
              </w:rPr>
              <w:t>Actor(es) Primario(s)</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62A89E3C" w14:textId="77777777">
            <w:r>
              <w:rPr>
                <w:color w:val="1A1A2E"/>
                <w:sz w:val="18"/>
                <w:szCs w:val="18"/>
              </w:rPr>
              <w:t>Sistema (automático)</w:t>
            </w:r>
          </w:p>
        </w:tc>
      </w:tr>
      <w:tr w:rsidR="00F92307" w:rsidTr="00252F8F" w14:paraId="4222F39E"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093B7786" w14:textId="77777777">
            <w:r>
              <w:rPr>
                <w:b/>
                <w:bCs/>
                <w:color w:val="003366"/>
                <w:sz w:val="18"/>
                <w:szCs w:val="18"/>
              </w:rPr>
              <w:t>Sistemas que Interactúan</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4964FBF6" w14:textId="77777777">
            <w:proofErr w:type="spellStart"/>
            <w:r>
              <w:rPr>
                <w:color w:val="1A1A2E"/>
                <w:sz w:val="18"/>
                <w:szCs w:val="18"/>
              </w:rPr>
              <w:t>WebPay</w:t>
            </w:r>
            <w:proofErr w:type="spellEnd"/>
            <w:r>
              <w:rPr>
                <w:color w:val="1A1A2E"/>
                <w:sz w:val="18"/>
                <w:szCs w:val="18"/>
              </w:rPr>
              <w:t>, Sistema de Pagaré Electrónico, TOKU (PAT/PAC)</w:t>
            </w:r>
          </w:p>
        </w:tc>
      </w:tr>
      <w:tr w:rsidR="00F92307" w:rsidTr="00252F8F" w14:paraId="4543A845"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51E8D9C7" w14:textId="77777777">
            <w:r>
              <w:rPr>
                <w:b/>
                <w:bCs/>
                <w:color w:val="003366"/>
                <w:sz w:val="18"/>
                <w:szCs w:val="18"/>
              </w:rPr>
              <w:t>Precondiciones</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6CF777EA" w14:textId="77777777">
            <w:pPr>
              <w:spacing w:after="60"/>
            </w:pPr>
            <w:r>
              <w:rPr>
                <w:sz w:val="18"/>
                <w:szCs w:val="18"/>
              </w:rPr>
              <w:t>• Beneficios y montos calculados (CU-012 completado).</w:t>
            </w:r>
          </w:p>
          <w:p w:rsidR="00C67C71" w:rsidP="00252F8F" w:rsidRDefault="00C67C71" w14:paraId="6CC036EE" w14:textId="77777777">
            <w:pPr>
              <w:spacing w:after="60"/>
            </w:pPr>
            <w:r>
              <w:rPr>
                <w:sz w:val="18"/>
                <w:szCs w:val="18"/>
              </w:rPr>
              <w:t>• Medios de pago electrónicos integrados y operativos.</w:t>
            </w:r>
          </w:p>
          <w:p w:rsidR="00C67C71" w:rsidP="00252F8F" w:rsidRDefault="00C67C71" w14:paraId="25082A18" w14:textId="77777777">
            <w:pPr>
              <w:spacing w:after="60"/>
            </w:pPr>
            <w:r>
              <w:rPr>
                <w:sz w:val="18"/>
                <w:szCs w:val="18"/>
              </w:rPr>
              <w:t>• Sistema de pagaré electrónico disponible.</w:t>
            </w:r>
          </w:p>
        </w:tc>
      </w:tr>
      <w:tr w:rsidR="00F92307" w:rsidTr="00252F8F" w14:paraId="6C9647ED"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4F9B38D4" w14:textId="77777777">
            <w:r>
              <w:rPr>
                <w:b/>
                <w:bCs/>
                <w:color w:val="003366"/>
                <w:sz w:val="18"/>
                <w:szCs w:val="18"/>
              </w:rPr>
              <w:t>Postcondición de éxito</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10E00E16" w14:textId="77777777">
            <w:pPr>
              <w:spacing w:after="60"/>
            </w:pPr>
            <w:r>
              <w:rPr>
                <w:sz w:val="18"/>
                <w:szCs w:val="18"/>
              </w:rPr>
              <w:t>• Medio de pago seleccionado y procesado.</w:t>
            </w:r>
          </w:p>
          <w:p w:rsidR="00C67C71" w:rsidP="00252F8F" w:rsidRDefault="00C67C71" w14:paraId="7E891923" w14:textId="77777777">
            <w:pPr>
              <w:spacing w:after="60"/>
            </w:pPr>
            <w:r>
              <w:rPr>
                <w:sz w:val="18"/>
                <w:szCs w:val="18"/>
              </w:rPr>
              <w:t>• Log de intentos de pago generado para auditoría.</w:t>
            </w:r>
          </w:p>
        </w:tc>
      </w:tr>
      <w:tr w:rsidR="00F92307" w:rsidTr="00252F8F" w14:paraId="2B3FC831"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5C5244CF" w14:textId="77777777">
            <w:r>
              <w:rPr>
                <w:b/>
                <w:bCs/>
                <w:color w:val="003366"/>
                <w:sz w:val="18"/>
                <w:szCs w:val="18"/>
              </w:rPr>
              <w:t>Flujo Principal</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5B26A0D3" w14:textId="77777777">
            <w:pPr>
              <w:spacing w:after="60"/>
            </w:pPr>
            <w:r>
              <w:rPr>
                <w:b/>
                <w:bCs/>
                <w:sz w:val="18"/>
                <w:szCs w:val="18"/>
              </w:rPr>
              <w:t>Actor</w:t>
            </w:r>
          </w:p>
          <w:p w:rsidR="00C67C71" w:rsidP="00252F8F" w:rsidRDefault="00C67C71" w14:paraId="73F4A081" w14:textId="77777777">
            <w:pPr>
              <w:spacing w:after="60"/>
            </w:pPr>
            <w:r>
              <w:rPr>
                <w:sz w:val="18"/>
                <w:szCs w:val="18"/>
              </w:rPr>
              <w:t>1. [Sistema] Presenta las opciones de forma de pago al alumno (contado, cuotas, PAT/PAC) diferenciadas para Matrícula y Arancel.</w:t>
            </w:r>
          </w:p>
          <w:p w:rsidR="00C67C71" w:rsidP="00252F8F" w:rsidRDefault="00C67C71" w14:paraId="0ABE7D9C" w14:textId="77777777">
            <w:pPr>
              <w:spacing w:after="60"/>
            </w:pPr>
            <w:r>
              <w:rPr>
                <w:sz w:val="18"/>
                <w:szCs w:val="18"/>
              </w:rPr>
              <w:t>2. [Alumno] Selecciona la forma de pago para Matrícula y/o Arancel.</w:t>
            </w:r>
          </w:p>
          <w:p w:rsidR="00C67C71" w:rsidP="00252F8F" w:rsidRDefault="00C67C71" w14:paraId="48E5902E" w14:textId="77777777">
            <w:pPr>
              <w:spacing w:after="60"/>
            </w:pPr>
            <w:r>
              <w:rPr>
                <w:sz w:val="18"/>
                <w:szCs w:val="18"/>
              </w:rPr>
              <w:t>3. [Sistema] Si el alumno selecciona PAGO CONTADO: habilita la botonera de pago en línea (</w:t>
            </w:r>
            <w:proofErr w:type="spellStart"/>
            <w:r>
              <w:rPr>
                <w:sz w:val="18"/>
                <w:szCs w:val="18"/>
              </w:rPr>
              <w:t>WebPay</w:t>
            </w:r>
            <w:proofErr w:type="spellEnd"/>
            <w:r>
              <w:rPr>
                <w:sz w:val="18"/>
                <w:szCs w:val="18"/>
              </w:rPr>
              <w:t>/tarjetas/transferencia) y deshabilita la opción de pagaré.</w:t>
            </w:r>
          </w:p>
          <w:p w:rsidR="00C67C71" w:rsidP="00252F8F" w:rsidRDefault="00C67C71" w14:paraId="29D90BA1" w14:textId="77777777">
            <w:pPr>
              <w:spacing w:after="60"/>
            </w:pPr>
            <w:r>
              <w:rPr>
                <w:sz w:val="18"/>
                <w:szCs w:val="18"/>
              </w:rPr>
              <w:t>4. [Sistema] Si el alumno selecciona PAGO EN CUOTAS: habilita la generación de pagaré electrónico y deshabilita el pago contado en línea. Muestra el plan de cuotas con fechas y montos.</w:t>
            </w:r>
          </w:p>
          <w:p w:rsidR="00C67C71" w:rsidP="00252F8F" w:rsidRDefault="00C67C71" w14:paraId="069FEDF1" w14:textId="77777777">
            <w:pPr>
              <w:spacing w:after="60"/>
            </w:pPr>
            <w:r>
              <w:rPr>
                <w:sz w:val="18"/>
                <w:szCs w:val="18"/>
              </w:rPr>
              <w:t>5. [Sistema] Si el alumno selecciona PAT/PAC: inicia el proceso de inscripción con TOKU y recibe la respuesta de estado de inscripción.</w:t>
            </w:r>
          </w:p>
          <w:p w:rsidR="00C67C71" w:rsidP="00252F8F" w:rsidRDefault="00C67C71" w14:paraId="4077F0D8" w14:textId="77777777">
            <w:pPr>
              <w:spacing w:after="60"/>
            </w:pPr>
            <w:r>
              <w:rPr>
                <w:sz w:val="18"/>
                <w:szCs w:val="18"/>
              </w:rPr>
              <w:t>6. [Sistema] Valida la disponibilidad de la pasarela antes de mostrar las opciones.</w:t>
            </w:r>
          </w:p>
          <w:p w:rsidR="00C67C71" w:rsidP="00252F8F" w:rsidRDefault="00C67C71" w14:paraId="545F7472" w14:textId="77777777">
            <w:pPr>
              <w:spacing w:after="60"/>
            </w:pPr>
            <w:r>
              <w:rPr>
                <w:sz w:val="18"/>
                <w:szCs w:val="18"/>
              </w:rPr>
              <w:t>7. [Alumno] Completa el pago según el medio habilitado.</w:t>
            </w:r>
          </w:p>
          <w:p w:rsidR="00C67C71" w:rsidP="00252F8F" w:rsidRDefault="00C67C71" w14:paraId="6D031B6B" w14:textId="77777777">
            <w:pPr>
              <w:spacing w:after="60"/>
            </w:pPr>
            <w:r>
              <w:rPr>
                <w:sz w:val="18"/>
                <w:szCs w:val="18"/>
              </w:rPr>
              <w:t>8. [Sistema] Registra el intento de pago en el log de auditoría independientemente del resultado.</w:t>
            </w:r>
          </w:p>
        </w:tc>
      </w:tr>
      <w:tr w:rsidR="00F92307" w:rsidTr="00252F8F" w14:paraId="3DF84AE0"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48EFBE11" w14:textId="77777777">
            <w:r>
              <w:rPr>
                <w:b/>
                <w:bCs/>
                <w:color w:val="003366"/>
                <w:sz w:val="18"/>
                <w:szCs w:val="18"/>
              </w:rPr>
              <w:t>Flujos Alternativos</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305B69D8" w14:textId="77777777">
            <w:pPr>
              <w:spacing w:after="60"/>
            </w:pPr>
            <w:r>
              <w:rPr>
                <w:sz w:val="18"/>
                <w:szCs w:val="18"/>
              </w:rPr>
              <w:t xml:space="preserve">6a. Si la pasarela de pago está no disponible: el sistema bloquea visualmente la opción con </w:t>
            </w:r>
            <w:proofErr w:type="spellStart"/>
            <w:r>
              <w:rPr>
                <w:sz w:val="18"/>
                <w:szCs w:val="18"/>
              </w:rPr>
              <w:t>tooltip</w:t>
            </w:r>
            <w:proofErr w:type="spellEnd"/>
            <w:r>
              <w:rPr>
                <w:sz w:val="18"/>
                <w:szCs w:val="18"/>
              </w:rPr>
              <w:t xml:space="preserve"> explicativo y permite seleccionar otro medio disponible.</w:t>
            </w:r>
          </w:p>
        </w:tc>
      </w:tr>
      <w:tr w:rsidR="00F92307" w:rsidTr="00252F8F" w14:paraId="0077304C"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795D512F" w14:textId="77777777">
            <w:r>
              <w:rPr>
                <w:b/>
                <w:bCs/>
                <w:color w:val="003366"/>
                <w:sz w:val="18"/>
                <w:szCs w:val="18"/>
              </w:rPr>
              <w:t>Flujos de Excepción</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0C0061CD" w14:textId="77777777">
            <w:pPr>
              <w:spacing w:after="60"/>
            </w:pPr>
            <w:r>
              <w:rPr>
                <w:sz w:val="18"/>
                <w:szCs w:val="18"/>
              </w:rPr>
              <w:t>E-01: Error durante el proceso de pago. El sistema registra el error, permite reintento (hasta 3 veces) y opción de cambio de medio.</w:t>
            </w:r>
          </w:p>
          <w:p w:rsidR="00C67C71" w:rsidP="00252F8F" w:rsidRDefault="00C67C71" w14:paraId="05B4B457" w14:textId="77777777">
            <w:pPr>
              <w:spacing w:after="60"/>
            </w:pPr>
            <w:r>
              <w:rPr>
                <w:sz w:val="18"/>
                <w:szCs w:val="18"/>
              </w:rPr>
              <w:t>E-02: No se puede cambiar el medio de pago tras la confirmación. Si el alumno lo necesita: debe anularse la operación y reiniciarse el proceso de pago.</w:t>
            </w:r>
          </w:p>
        </w:tc>
      </w:tr>
      <w:tr w:rsidR="00F92307" w:rsidTr="00252F8F" w14:paraId="039BF1E2"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77847A0B" w14:textId="77777777">
            <w:r>
              <w:rPr>
                <w:b/>
                <w:bCs/>
                <w:color w:val="003366"/>
                <w:sz w:val="18"/>
                <w:szCs w:val="18"/>
              </w:rPr>
              <w:t>Reglas de Negocio Aplicables</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304AFF2B" w14:textId="77777777">
            <w:pPr>
              <w:spacing w:after="60"/>
            </w:pPr>
            <w:r>
              <w:rPr>
                <w:rFonts w:ascii="Segoe UI Symbol" w:hAnsi="Segoe UI Symbol" w:cs="Segoe UI Symbol"/>
                <w:sz w:val="18"/>
                <w:szCs w:val="18"/>
              </w:rPr>
              <w:t>➤</w:t>
            </w:r>
            <w:r>
              <w:rPr>
                <w:sz w:val="18"/>
                <w:szCs w:val="18"/>
              </w:rPr>
              <w:t xml:space="preserve"> Solo se utilizan medios de pago ya existentes en el sistema (no se desarrollan nuevos).</w:t>
            </w:r>
          </w:p>
          <w:p w:rsidR="00C67C71" w:rsidP="00252F8F" w:rsidRDefault="00C67C71" w14:paraId="482BEDB6" w14:textId="77777777">
            <w:pPr>
              <w:spacing w:after="60"/>
            </w:pPr>
            <w:r>
              <w:rPr>
                <w:rFonts w:ascii="Segoe UI Symbol" w:hAnsi="Segoe UI Symbol" w:cs="Segoe UI Symbol"/>
                <w:sz w:val="18"/>
                <w:szCs w:val="18"/>
              </w:rPr>
              <w:t>➤</w:t>
            </w:r>
            <w:r>
              <w:rPr>
                <w:sz w:val="18"/>
                <w:szCs w:val="18"/>
              </w:rPr>
              <w:t xml:space="preserve"> El pagaré electrónico debe cumplir con requisitos legales vigentes y ser </w:t>
            </w:r>
            <w:proofErr w:type="spellStart"/>
            <w:r>
              <w:rPr>
                <w:sz w:val="18"/>
                <w:szCs w:val="18"/>
              </w:rPr>
              <w:t>firmable</w:t>
            </w:r>
            <w:proofErr w:type="spellEnd"/>
            <w:r>
              <w:rPr>
                <w:sz w:val="18"/>
                <w:szCs w:val="18"/>
              </w:rPr>
              <w:t xml:space="preserve"> electrónicamente.</w:t>
            </w:r>
          </w:p>
          <w:p w:rsidR="00C67C71" w:rsidP="00252F8F" w:rsidRDefault="00C67C71" w14:paraId="584B37D5" w14:textId="77777777">
            <w:pPr>
              <w:spacing w:after="60"/>
            </w:pPr>
            <w:r>
              <w:rPr>
                <w:rFonts w:ascii="Segoe UI Symbol" w:hAnsi="Segoe UI Symbol" w:cs="Segoe UI Symbol"/>
                <w:sz w:val="18"/>
                <w:szCs w:val="18"/>
              </w:rPr>
              <w:t>➤</w:t>
            </w:r>
            <w:r>
              <w:rPr>
                <w:sz w:val="18"/>
                <w:szCs w:val="18"/>
              </w:rPr>
              <w:t xml:space="preserve"> Matrícula y Arancel pueden pagarse de forma independiente con medios distintos.</w:t>
            </w:r>
          </w:p>
          <w:p w:rsidR="00C67C71" w:rsidP="00252F8F" w:rsidRDefault="00C67C71" w14:paraId="58A9C29D" w14:textId="77777777">
            <w:pPr>
              <w:spacing w:after="60"/>
            </w:pPr>
            <w:r>
              <w:rPr>
                <w:rFonts w:ascii="Segoe UI Symbol" w:hAnsi="Segoe UI Symbol" w:cs="Segoe UI Symbol"/>
                <w:sz w:val="18"/>
                <w:szCs w:val="18"/>
              </w:rPr>
              <w:t>➤</w:t>
            </w:r>
            <w:r>
              <w:rPr>
                <w:sz w:val="18"/>
                <w:szCs w:val="18"/>
              </w:rPr>
              <w:t xml:space="preserve"> Las opciones no disponibles se muestran en modo "</w:t>
            </w:r>
            <w:proofErr w:type="spellStart"/>
            <w:r>
              <w:rPr>
                <w:sz w:val="18"/>
                <w:szCs w:val="18"/>
              </w:rPr>
              <w:t>grayed</w:t>
            </w:r>
            <w:proofErr w:type="spellEnd"/>
            <w:r>
              <w:rPr>
                <w:sz w:val="18"/>
                <w:szCs w:val="18"/>
              </w:rPr>
              <w:t xml:space="preserve"> </w:t>
            </w:r>
            <w:proofErr w:type="spellStart"/>
            <w:r>
              <w:rPr>
                <w:sz w:val="18"/>
                <w:szCs w:val="18"/>
              </w:rPr>
              <w:t>out</w:t>
            </w:r>
            <w:proofErr w:type="spellEnd"/>
            <w:r>
              <w:rPr>
                <w:sz w:val="18"/>
                <w:szCs w:val="18"/>
              </w:rPr>
              <w:t xml:space="preserve">" con </w:t>
            </w:r>
            <w:proofErr w:type="spellStart"/>
            <w:r>
              <w:rPr>
                <w:sz w:val="18"/>
                <w:szCs w:val="18"/>
              </w:rPr>
              <w:t>tooltip</w:t>
            </w:r>
            <w:proofErr w:type="spellEnd"/>
            <w:r>
              <w:rPr>
                <w:sz w:val="18"/>
                <w:szCs w:val="18"/>
              </w:rPr>
              <w:t xml:space="preserve"> explicativo.</w:t>
            </w:r>
          </w:p>
        </w:tc>
      </w:tr>
    </w:tbl>
    <w:p w:rsidR="00C67C71" w:rsidP="00C67C71" w:rsidRDefault="00C67C71" w14:paraId="652C1D12" w14:textId="77777777">
      <w:pPr>
        <w:spacing w:after="80"/>
      </w:pPr>
    </w:p>
    <w:p w:rsidR="00C67C71" w:rsidP="00C67C71" w:rsidRDefault="00C67C71" w14:paraId="07F31D94" w14:textId="77777777">
      <w:r>
        <w:br w:type="page"/>
      </w:r>
    </w:p>
    <w:p w:rsidR="00C67C71" w:rsidP="00C67C71" w:rsidRDefault="00C67C71" w14:paraId="0B6F004D" w14:textId="77777777">
      <w:pPr>
        <w:pStyle w:val="Ttulo2"/>
        <w:spacing w:before="260" w:after="100"/>
      </w:pPr>
      <w:r>
        <w:rPr>
          <w:shd w:val="clear" w:color="auto" w:fill="FFF2CC"/>
        </w:rPr>
        <w:t>CU-019 – Firma Digital de Instrumento Financiero Unificado</w:t>
      </w:r>
    </w:p>
    <w:tbl>
      <w:tblPr>
        <w:tblW w:w="97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7560"/>
      </w:tblGrid>
      <w:tr w:rsidR="0076488B" w14:paraId="159FF5E5" w14:textId="77777777">
        <w:tc>
          <w:tcPr>
            <w:tcW w:w="0" w:type="auto"/>
            <w:gridSpan w:val="2"/>
            <w:tcBorders>
              <w:top w:val="single" w:color="003366" w:sz="1" w:space="0"/>
              <w:left w:val="single" w:color="003366" w:sz="1" w:space="0"/>
              <w:bottom w:val="single" w:color="003366" w:sz="1" w:space="0"/>
              <w:right w:val="single" w:color="003366" w:sz="1" w:space="0"/>
            </w:tcBorders>
            <w:shd w:val="clear" w:color="auto" w:fill="003366"/>
            <w:tcMar>
              <w:top w:w="100" w:type="dxa"/>
              <w:left w:w="160" w:type="dxa"/>
              <w:bottom w:w="100" w:type="dxa"/>
              <w:right w:w="160" w:type="dxa"/>
            </w:tcMar>
          </w:tcPr>
          <w:p w:rsidR="00C67C71" w:rsidRDefault="00C67C71" w14:paraId="3523FC55" w14:textId="77777777">
            <w:r>
              <w:rPr>
                <w:b/>
                <w:bCs/>
                <w:color w:val="FFFFFF"/>
                <w:shd w:val="clear" w:color="auto" w:fill="FFF2CC"/>
              </w:rPr>
              <w:t>CU-019 – Firma Digital de Instrumento Financiero Unificado</w:t>
            </w:r>
          </w:p>
        </w:tc>
      </w:tr>
      <w:tr w:rsidR="00F92307" w14:paraId="4A1978D0"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RDefault="00C67C71" w14:paraId="1EAD85A5" w14:textId="77777777">
            <w:r>
              <w:rPr>
                <w:b/>
                <w:bCs/>
                <w:color w:val="003366"/>
                <w:sz w:val="18"/>
                <w:szCs w:val="18"/>
              </w:rPr>
              <w:t>ID Caso de Uso</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RDefault="00C67C71" w14:paraId="1FE8E963" w14:textId="77777777">
            <w:r>
              <w:rPr>
                <w:color w:val="1A1A2E"/>
                <w:sz w:val="18"/>
                <w:szCs w:val="18"/>
              </w:rPr>
              <w:t>CU-019</w:t>
            </w:r>
          </w:p>
        </w:tc>
      </w:tr>
      <w:tr w:rsidR="00F92307" w14:paraId="20354117"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RDefault="00C67C71" w14:paraId="4B09611A" w14:textId="77777777">
            <w:r>
              <w:rPr>
                <w:b/>
                <w:bCs/>
                <w:color w:val="003366"/>
                <w:sz w:val="18"/>
                <w:szCs w:val="18"/>
              </w:rPr>
              <w:t>RF Asociado</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RDefault="00C67C71" w14:paraId="6E8D3A51" w14:textId="77777777">
            <w:r>
              <w:rPr>
                <w:color w:val="1A1A2E"/>
                <w:sz w:val="18"/>
                <w:szCs w:val="18"/>
              </w:rPr>
              <w:t>RF-019</w:t>
            </w:r>
          </w:p>
        </w:tc>
      </w:tr>
      <w:tr w:rsidR="00F92307" w14:paraId="7616FE38"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RDefault="00C67C71" w14:paraId="69E3F536" w14:textId="77777777">
            <w:r>
              <w:rPr>
                <w:b/>
                <w:bCs/>
                <w:color w:val="003366"/>
                <w:sz w:val="18"/>
                <w:szCs w:val="18"/>
              </w:rPr>
              <w:t>Criticidad</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RDefault="00C67C71" w14:paraId="5D606003" w14:textId="77777777">
            <w:r>
              <w:rPr>
                <w:color w:val="1A1A2E"/>
                <w:sz w:val="18"/>
                <w:szCs w:val="18"/>
              </w:rPr>
              <w:t>Alta</w:t>
            </w:r>
          </w:p>
        </w:tc>
      </w:tr>
      <w:tr w:rsidR="00F92307" w14:paraId="0BF2331A"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RDefault="00C67C71" w14:paraId="5CBEF701" w14:textId="77777777">
            <w:r>
              <w:rPr>
                <w:b/>
                <w:bCs/>
                <w:color w:val="003366"/>
                <w:sz w:val="18"/>
                <w:szCs w:val="18"/>
              </w:rPr>
              <w:t>Actor(es) Primario(s)</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RDefault="00C67C71" w14:paraId="32A4CBB1" w14:textId="77777777">
            <w:r>
              <w:rPr>
                <w:color w:val="1A1A2E"/>
                <w:sz w:val="18"/>
                <w:szCs w:val="18"/>
              </w:rPr>
              <w:t>Alumno, Sistema</w:t>
            </w:r>
          </w:p>
        </w:tc>
      </w:tr>
      <w:tr w:rsidR="00F92307" w14:paraId="6DEC16CA"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RDefault="00C67C71" w14:paraId="10C5C62A" w14:textId="77777777">
            <w:r>
              <w:rPr>
                <w:b/>
                <w:bCs/>
                <w:color w:val="003366"/>
                <w:sz w:val="18"/>
                <w:szCs w:val="18"/>
              </w:rPr>
              <w:t>Sistemas que Interactúan</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RDefault="00C67C71" w14:paraId="7D3FEAAB" w14:textId="77777777">
            <w:r>
              <w:rPr>
                <w:color w:val="1A1A2E"/>
                <w:sz w:val="18"/>
                <w:szCs w:val="18"/>
              </w:rPr>
              <w:t>Sistema de Firma Digital, Almacenamiento de Documentos, Sistema de Correo</w:t>
            </w:r>
          </w:p>
        </w:tc>
      </w:tr>
      <w:tr w:rsidR="00F92307" w14:paraId="6FAB8A50"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RDefault="00C67C71" w14:paraId="55FFD165" w14:textId="77777777">
            <w:r>
              <w:rPr>
                <w:b/>
                <w:bCs/>
                <w:color w:val="003366"/>
                <w:sz w:val="18"/>
                <w:szCs w:val="18"/>
              </w:rPr>
              <w:t>Precondiciones</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RDefault="00C67C71" w14:paraId="39F22147" w14:textId="77777777">
            <w:r>
              <w:rPr>
                <w:color w:val="1A1A2E"/>
                <w:sz w:val="18"/>
                <w:szCs w:val="18"/>
              </w:rPr>
              <w:t>• Documentos (contrato/pagaré/mandato) generados correctamente según plan de pago.</w:t>
            </w:r>
          </w:p>
          <w:p w:rsidR="00C67C71" w:rsidRDefault="00C67C71" w14:paraId="675633AF" w14:textId="77777777">
            <w:r>
              <w:rPr>
                <w:color w:val="1A1A2E"/>
                <w:sz w:val="18"/>
                <w:szCs w:val="18"/>
              </w:rPr>
              <w:t>• RF-018 completado (medio de pago seleccionado y procesado).</w:t>
            </w:r>
          </w:p>
          <w:p w:rsidR="00C67C71" w:rsidRDefault="00C67C71" w14:paraId="399B8D87" w14:textId="77777777">
            <w:r>
              <w:rPr>
                <w:color w:val="1A1A2E"/>
                <w:sz w:val="18"/>
                <w:szCs w:val="18"/>
              </w:rPr>
              <w:t>• Sistema de firma digital operativo e integrado.</w:t>
            </w:r>
          </w:p>
          <w:p w:rsidR="00C67C71" w:rsidRDefault="00C67C71" w14:paraId="1DE42D87" w14:textId="77777777">
            <w:r>
              <w:rPr>
                <w:color w:val="1A1A2E"/>
                <w:sz w:val="18"/>
                <w:szCs w:val="18"/>
              </w:rPr>
              <w:t>• Los Términos y Condiciones deben haber sido aceptados por el alumno (CU-022).</w:t>
            </w:r>
          </w:p>
        </w:tc>
      </w:tr>
      <w:tr w:rsidR="00F92307" w14:paraId="429A09EC"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RDefault="00C67C71" w14:paraId="7578BA7D" w14:textId="77777777">
            <w:r>
              <w:rPr>
                <w:b/>
                <w:bCs/>
                <w:color w:val="003366"/>
                <w:sz w:val="18"/>
                <w:szCs w:val="18"/>
              </w:rPr>
              <w:t>Postcondición de éxito</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RDefault="00C67C71" w14:paraId="76B89AED" w14:textId="77777777">
            <w:r>
              <w:rPr>
                <w:color w:val="1A1A2E"/>
                <w:sz w:val="18"/>
                <w:szCs w:val="18"/>
              </w:rPr>
              <w:t>• Documentos firmados digitalmente y almacenados con sello de tiempo.</w:t>
            </w:r>
          </w:p>
          <w:p w:rsidR="00C67C71" w:rsidRDefault="00C67C71" w14:paraId="6C45DD68" w14:textId="77777777">
            <w:r>
              <w:rPr>
                <w:color w:val="1A1A2E"/>
                <w:sz w:val="18"/>
                <w:szCs w:val="18"/>
              </w:rPr>
              <w:t>• Copia del documento firmado enviada al correo del alumno.</w:t>
            </w:r>
          </w:p>
          <w:p w:rsidR="00C67C71" w:rsidRDefault="00C67C71" w14:paraId="7BD07328" w14:textId="77777777">
            <w:r>
              <w:rPr>
                <w:color w:val="1A1A2E"/>
                <w:sz w:val="18"/>
                <w:szCs w:val="18"/>
              </w:rPr>
              <w:t>• Registro de auditoría generado.</w:t>
            </w:r>
          </w:p>
        </w:tc>
      </w:tr>
      <w:tr w:rsidR="00F92307" w14:paraId="2C6FA0D8"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RDefault="00C67C71" w14:paraId="5B55C56C" w14:textId="77777777">
            <w:r>
              <w:rPr>
                <w:b/>
                <w:bCs/>
                <w:color w:val="003366"/>
                <w:sz w:val="18"/>
                <w:szCs w:val="18"/>
              </w:rPr>
              <w:t>Flujo Principal</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RDefault="00C67C71" w14:paraId="20877B87" w14:textId="77777777">
            <w:r>
              <w:rPr>
                <w:color w:val="1A1A2E"/>
                <w:sz w:val="18"/>
                <w:szCs w:val="18"/>
              </w:rPr>
              <w:t>1. [Sistema] Genera los documentos requeridos según la forma de pago seleccionada (contrato, pagaré, mandato).</w:t>
            </w:r>
          </w:p>
          <w:p w:rsidR="00C67C71" w:rsidRDefault="00C67C71" w14:paraId="6246105E" w14:textId="77777777">
            <w:r>
              <w:rPr>
                <w:color w:val="1A1A2E"/>
                <w:sz w:val="18"/>
                <w:szCs w:val="18"/>
              </w:rPr>
              <w:t>2. [Sistema] Presenta los documentos al alumno para revisión previa antes de firmar.</w:t>
            </w:r>
          </w:p>
          <w:p w:rsidR="00C67C71" w:rsidRDefault="00C67C71" w14:paraId="406A725F" w14:textId="77777777">
            <w:r>
              <w:rPr>
                <w:color w:val="1A1A2E"/>
                <w:sz w:val="18"/>
                <w:szCs w:val="18"/>
              </w:rPr>
              <w:t>3. [Alumno] Revisa los documentos.</w:t>
            </w:r>
          </w:p>
          <w:p w:rsidR="00C67C71" w:rsidRDefault="00C67C71" w14:paraId="6A9B0A56" w14:textId="77777777">
            <w:r>
              <w:rPr>
                <w:color w:val="1A1A2E"/>
                <w:sz w:val="18"/>
                <w:szCs w:val="18"/>
              </w:rPr>
              <w:t>4. [Alumno] Acepta y procede con la firma digital mediante el mecanismo habilitado.</w:t>
            </w:r>
          </w:p>
          <w:p w:rsidR="00C67C71" w:rsidRDefault="00C67C71" w14:paraId="6AEA5A5E" w14:textId="77777777">
            <w:r>
              <w:rPr>
                <w:color w:val="1A1A2E"/>
                <w:sz w:val="18"/>
                <w:szCs w:val="18"/>
              </w:rPr>
              <w:t>5. [Sistema] Aplica la firma digital con sello de tiempo y almacena los documentos firmados.</w:t>
            </w:r>
          </w:p>
          <w:p w:rsidR="00C67C71" w:rsidRDefault="00C67C71" w14:paraId="4DED2435" w14:textId="77777777">
            <w:r>
              <w:rPr>
                <w:color w:val="1A1A2E"/>
                <w:sz w:val="18"/>
                <w:szCs w:val="18"/>
              </w:rPr>
              <w:t>6. [Sistema] Envía copia del documento firmado al correo del alumno.</w:t>
            </w:r>
          </w:p>
          <w:p w:rsidR="00C67C71" w:rsidRDefault="00C67C71" w14:paraId="08B13A63" w14:textId="77777777">
            <w:r>
              <w:rPr>
                <w:color w:val="1A1A2E"/>
                <w:sz w:val="18"/>
                <w:szCs w:val="18"/>
              </w:rPr>
              <w:t>7. [Sistema] Habilita la continuación hacia la confirmación final de la matrícula (RF-001).</w:t>
            </w:r>
          </w:p>
        </w:tc>
      </w:tr>
      <w:tr w:rsidR="00F92307" w14:paraId="731C141F"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RDefault="00C67C71" w14:paraId="0B37B7CF" w14:textId="77777777">
            <w:r>
              <w:rPr>
                <w:b/>
                <w:bCs/>
                <w:color w:val="003366"/>
                <w:sz w:val="18"/>
                <w:szCs w:val="18"/>
              </w:rPr>
              <w:t>Flujos Alternativos</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RDefault="00C67C71" w14:paraId="08485A40" w14:textId="77777777">
            <w:r>
              <w:rPr>
                <w:color w:val="1A1A2E"/>
                <w:sz w:val="18"/>
                <w:szCs w:val="18"/>
              </w:rPr>
              <w:t>4a. El alumno rechaza/no acepta: puede volver al paso anterior para revisar la selección de medio de pago o cancelar el proceso.</w:t>
            </w:r>
          </w:p>
        </w:tc>
      </w:tr>
      <w:tr w:rsidR="00F92307" w14:paraId="28AB9CB1"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RDefault="00C67C71" w14:paraId="34D04F93" w14:textId="77777777">
            <w:r>
              <w:rPr>
                <w:b/>
                <w:bCs/>
                <w:color w:val="003366"/>
                <w:sz w:val="18"/>
                <w:szCs w:val="18"/>
              </w:rPr>
              <w:t>Flujos de Excepción</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RDefault="00C67C71" w14:paraId="6FC26A8D" w14:textId="77777777">
            <w:r>
              <w:rPr>
                <w:color w:val="1A1A2E"/>
                <w:sz w:val="18"/>
                <w:szCs w:val="18"/>
              </w:rPr>
              <w:t>E-01: Fallo en el proceso de firma digital. El sistema informa el error y permite reintento (hasta 3 veces).</w:t>
            </w:r>
          </w:p>
          <w:p w:rsidR="00C67C71" w:rsidRDefault="00C67C71" w14:paraId="396D5E34" w14:textId="77777777">
            <w:r>
              <w:rPr>
                <w:color w:val="1A1A2E"/>
                <w:sz w:val="18"/>
                <w:szCs w:val="18"/>
              </w:rPr>
              <w:t>E-02: Sistema de firma digital no disponible. El proceso queda en espera hasta restablecer el servicio.</w:t>
            </w:r>
          </w:p>
        </w:tc>
      </w:tr>
      <w:tr w:rsidR="00F92307" w14:paraId="351B87DA"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RDefault="00C67C71" w14:paraId="50EAF393" w14:textId="77777777">
            <w:r>
              <w:rPr>
                <w:b/>
                <w:bCs/>
                <w:color w:val="003366"/>
                <w:sz w:val="18"/>
                <w:szCs w:val="18"/>
              </w:rPr>
              <w:t>Reglas de Negocio Aplicables</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RDefault="00C67C71" w14:paraId="6F12E44C" w14:textId="77777777">
            <w:r>
              <w:rPr>
                <w:sz w:val="18"/>
                <w:szCs w:val="18"/>
              </w:rPr>
              <w:t xml:space="preserve">➤ La firma digital debe cumplir con la Ley </w:t>
            </w:r>
            <w:proofErr w:type="spellStart"/>
            <w:r>
              <w:rPr>
                <w:sz w:val="18"/>
                <w:szCs w:val="18"/>
              </w:rPr>
              <w:t>N°</w:t>
            </w:r>
            <w:proofErr w:type="spellEnd"/>
            <w:r>
              <w:rPr>
                <w:sz w:val="18"/>
                <w:szCs w:val="18"/>
              </w:rPr>
              <w:t xml:space="preserve"> 19.799 sobre Firma Electrónica en Chile.</w:t>
            </w:r>
          </w:p>
          <w:p w:rsidR="00C67C71" w:rsidRDefault="00C67C71" w14:paraId="08A6238B" w14:textId="77777777">
            <w:r>
              <w:rPr>
                <w:sz w:val="18"/>
                <w:szCs w:val="18"/>
              </w:rPr>
              <w:t>➤ El proceso solo avanza a confirmación si todos los documentos requeridos están correctamente firmados.</w:t>
            </w:r>
          </w:p>
          <w:p w:rsidR="00C67C71" w:rsidRDefault="00C67C71" w14:paraId="0E0A1DC1" w14:textId="77777777">
            <w:r>
              <w:rPr>
                <w:sz w:val="18"/>
                <w:szCs w:val="18"/>
              </w:rPr>
              <w:t>➤ El mecanismo de firma electrónica específico se define en fase F2 (Diseño) con el área jurídica.</w:t>
            </w:r>
          </w:p>
        </w:tc>
      </w:tr>
    </w:tbl>
    <w:p w:rsidR="00C67C71" w:rsidP="00C67C71" w:rsidRDefault="00C67C71" w14:paraId="109B0D59" w14:textId="77777777">
      <w:pPr>
        <w:spacing w:after="80"/>
      </w:pPr>
    </w:p>
    <w:p w:rsidR="00C67C71" w:rsidP="00C67C71" w:rsidRDefault="00C67C71" w14:paraId="30000001" w14:textId="77777777">
      <w:r>
        <w:br w:type="page"/>
      </w:r>
    </w:p>
    <w:p w:rsidR="00C67C71" w:rsidP="00C67C71" w:rsidRDefault="00C67C71" w14:paraId="30000002" w14:textId="77777777">
      <w:pPr>
        <w:pStyle w:val="Ttulo2"/>
        <w:spacing w:before="260" w:after="100"/>
      </w:pPr>
      <w:r>
        <w:t>CU-021 – Declaración Voluntaria de Discapacidad</w:t>
      </w:r>
    </w:p>
    <w:tbl>
      <w:tblPr>
        <w:tblW w:w="97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7560"/>
      </w:tblGrid>
      <w:tr w:rsidR="0076488B" w14:paraId="30000003" w14:textId="77777777">
        <w:tc>
          <w:tcPr>
            <w:tcW w:w="0" w:type="auto"/>
            <w:gridSpan w:val="2"/>
            <w:tcBorders>
              <w:top w:val="single" w:color="003366" w:sz="1" w:space="0"/>
              <w:left w:val="single" w:color="003366" w:sz="1" w:space="0"/>
              <w:bottom w:val="single" w:color="003366" w:sz="1" w:space="0"/>
              <w:right w:val="single" w:color="003366" w:sz="1" w:space="0"/>
            </w:tcBorders>
            <w:shd w:val="clear" w:color="auto" w:fill="003366"/>
            <w:tcMar>
              <w:top w:w="100" w:type="dxa"/>
              <w:left w:w="160" w:type="dxa"/>
              <w:bottom w:w="100" w:type="dxa"/>
              <w:right w:w="160" w:type="dxa"/>
            </w:tcMar>
          </w:tcPr>
          <w:p w:rsidR="00C67C71" w:rsidRDefault="00C67C71" w14:paraId="30000004" w14:textId="77777777">
            <w:r>
              <w:rPr>
                <w:b/>
                <w:bCs/>
                <w:color w:val="FFFFFF"/>
              </w:rPr>
              <w:t>CU-021 – Declaración Voluntaria de Discapacidad</w:t>
            </w:r>
          </w:p>
        </w:tc>
      </w:tr>
      <w:tr w:rsidR="00F92307" w14:paraId="30000005"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RDefault="00C67C71" w14:paraId="30000006" w14:textId="77777777">
            <w:r>
              <w:rPr>
                <w:b/>
                <w:bCs/>
                <w:color w:val="003366"/>
                <w:sz w:val="18"/>
                <w:szCs w:val="18"/>
              </w:rPr>
              <w:t>ID Caso de Uso</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RDefault="00C67C71" w14:paraId="30000007" w14:textId="77777777">
            <w:r>
              <w:rPr>
                <w:color w:val="1A1A2E"/>
                <w:sz w:val="18"/>
                <w:szCs w:val="18"/>
              </w:rPr>
              <w:t>CU-021</w:t>
            </w:r>
          </w:p>
        </w:tc>
      </w:tr>
      <w:tr w:rsidR="00F92307" w14:paraId="30000008"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RDefault="00C67C71" w14:paraId="30000009" w14:textId="77777777">
            <w:r>
              <w:rPr>
                <w:b/>
                <w:bCs/>
                <w:color w:val="003366"/>
                <w:sz w:val="18"/>
                <w:szCs w:val="18"/>
              </w:rPr>
              <w:t>RF Asociado</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RDefault="00C67C71" w14:paraId="3000000A" w14:textId="77777777">
            <w:r>
              <w:rPr>
                <w:color w:val="1A1A2E"/>
                <w:sz w:val="18"/>
                <w:szCs w:val="18"/>
              </w:rPr>
              <w:t>RF-021</w:t>
            </w:r>
          </w:p>
        </w:tc>
      </w:tr>
      <w:tr w:rsidR="00F92307" w14:paraId="3000000B"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RDefault="00C67C71" w14:paraId="3000000C" w14:textId="77777777">
            <w:r>
              <w:rPr>
                <w:b/>
                <w:bCs/>
                <w:color w:val="003366"/>
                <w:sz w:val="18"/>
                <w:szCs w:val="18"/>
              </w:rPr>
              <w:t>Criticidad</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RDefault="00C67C71" w14:paraId="3000000D" w14:textId="77777777">
            <w:r>
              <w:rPr>
                <w:color w:val="1A1A2E"/>
                <w:sz w:val="18"/>
                <w:szCs w:val="18"/>
              </w:rPr>
              <w:t>Media</w:t>
            </w:r>
          </w:p>
        </w:tc>
      </w:tr>
      <w:tr w:rsidR="00F92307" w14:paraId="3000000E"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RDefault="00C67C71" w14:paraId="3000000F" w14:textId="77777777">
            <w:r>
              <w:rPr>
                <w:b/>
                <w:bCs/>
                <w:color w:val="003366"/>
                <w:sz w:val="18"/>
                <w:szCs w:val="18"/>
              </w:rPr>
              <w:t>Actor(es) Primario(s)</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RDefault="00C67C71" w14:paraId="30000010" w14:textId="77777777">
            <w:r>
              <w:rPr>
                <w:color w:val="1A1A2E"/>
                <w:sz w:val="18"/>
                <w:szCs w:val="18"/>
              </w:rPr>
              <w:t>Alumno</w:t>
            </w:r>
          </w:p>
        </w:tc>
      </w:tr>
      <w:tr w:rsidR="00F92307" w14:paraId="30000011"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RDefault="00C67C71" w14:paraId="30000012" w14:textId="77777777">
            <w:r>
              <w:rPr>
                <w:b/>
                <w:bCs/>
                <w:color w:val="003366"/>
                <w:sz w:val="18"/>
                <w:szCs w:val="18"/>
              </w:rPr>
              <w:t>Descripción</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RDefault="00C67C71" w14:paraId="30000013" w14:textId="77777777">
            <w:r>
              <w:rPr>
                <w:color w:val="1A1A2E"/>
                <w:sz w:val="18"/>
                <w:szCs w:val="18"/>
              </w:rPr>
              <w:t xml:space="preserve">Permite al alumno declarar voluntariamente si presenta alguna condición de discapacidad durante la etapa de edición de datos personales del proceso de </w:t>
            </w:r>
            <w:proofErr w:type="spellStart"/>
            <w:r>
              <w:rPr>
                <w:color w:val="1A1A2E"/>
                <w:sz w:val="18"/>
                <w:szCs w:val="18"/>
              </w:rPr>
              <w:t>rematrícula</w:t>
            </w:r>
            <w:proofErr w:type="spellEnd"/>
            <w:r>
              <w:rPr>
                <w:color w:val="1A1A2E"/>
                <w:sz w:val="18"/>
                <w:szCs w:val="18"/>
              </w:rPr>
              <w:t>.</w:t>
            </w:r>
          </w:p>
        </w:tc>
      </w:tr>
      <w:tr w:rsidR="00F92307" w14:paraId="30000014"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RDefault="00C67C71" w14:paraId="30000015" w14:textId="77777777">
            <w:r>
              <w:rPr>
                <w:b/>
                <w:bCs/>
                <w:color w:val="003366"/>
                <w:sz w:val="18"/>
                <w:szCs w:val="18"/>
              </w:rPr>
              <w:t>Precondiciones</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RDefault="00C67C71" w14:paraId="30000016" w14:textId="77777777">
            <w:r>
              <w:rPr>
                <w:color w:val="1A1A2E"/>
                <w:sz w:val="18"/>
                <w:szCs w:val="18"/>
              </w:rPr>
              <w:t>1. El alumno ha iniciado sesión y se encuentra en el paso de edición de datos personales.</w:t>
            </w:r>
          </w:p>
          <w:p w:rsidR="00C67C71" w:rsidRDefault="00C67C71" w14:paraId="30000017" w14:textId="77777777">
            <w:r>
              <w:rPr>
                <w:color w:val="1A1A2E"/>
                <w:sz w:val="18"/>
                <w:szCs w:val="18"/>
              </w:rPr>
              <w:t>2. El formulario de datos personales está cargado correctamente.</w:t>
            </w:r>
          </w:p>
        </w:tc>
      </w:tr>
      <w:tr w:rsidR="00F92307" w14:paraId="30000018"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RDefault="00C67C71" w14:paraId="30000019" w14:textId="77777777">
            <w:r>
              <w:rPr>
                <w:b/>
                <w:bCs/>
                <w:color w:val="003366"/>
                <w:sz w:val="18"/>
                <w:szCs w:val="18"/>
              </w:rPr>
              <w:t>Postcondiciones</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RDefault="00C67C71" w14:paraId="3000001A" w14:textId="77777777">
            <w:r>
              <w:rPr>
                <w:color w:val="1A1A2E"/>
                <w:sz w:val="18"/>
                <w:szCs w:val="18"/>
              </w:rPr>
              <w:t>1. La declaración queda almacenada en el perfil del alumno.</w:t>
            </w:r>
          </w:p>
          <w:p w:rsidR="00C67C71" w:rsidRDefault="00C67C71" w14:paraId="3000001B" w14:textId="77777777">
            <w:r>
              <w:rPr>
                <w:color w:val="1A1A2E"/>
                <w:sz w:val="18"/>
                <w:szCs w:val="18"/>
              </w:rPr>
              <w:t>2. Si se declara discapacidad, el tipo seleccionado queda registrado.</w:t>
            </w:r>
          </w:p>
          <w:p w:rsidR="00C67C71" w:rsidRDefault="00C67C71" w14:paraId="3000001C" w14:textId="77777777">
            <w:r>
              <w:rPr>
                <w:color w:val="1A1A2E"/>
                <w:sz w:val="18"/>
                <w:szCs w:val="18"/>
              </w:rPr>
              <w:t>3. La información está disponible para los servicios de apoyo institucional.</w:t>
            </w:r>
          </w:p>
        </w:tc>
      </w:tr>
      <w:tr w:rsidR="00F92307" w14:paraId="3000001D"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RDefault="00C67C71" w14:paraId="3000001E" w14:textId="77777777">
            <w:r>
              <w:rPr>
                <w:b/>
                <w:bCs/>
                <w:color w:val="003366"/>
                <w:sz w:val="18"/>
                <w:szCs w:val="18"/>
              </w:rPr>
              <w:t>Flujo Principal</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RDefault="00C67C71" w14:paraId="3000001F" w14:textId="77777777">
            <w:r>
              <w:rPr>
                <w:color w:val="1A1A2E"/>
                <w:sz w:val="18"/>
                <w:szCs w:val="18"/>
              </w:rPr>
              <w:t>1. [Sistema] Presenta la sección "Declaración de Discapacidad" dentro del formulario de datos personales.</w:t>
            </w:r>
          </w:p>
          <w:p w:rsidR="00C67C71" w:rsidRDefault="00C67C71" w14:paraId="30000020" w14:textId="77777777">
            <w:r>
              <w:rPr>
                <w:color w:val="1A1A2E"/>
                <w:sz w:val="18"/>
                <w:szCs w:val="18"/>
              </w:rPr>
              <w:t xml:space="preserve">2. [Sistema] Muestra un </w:t>
            </w:r>
            <w:proofErr w:type="spellStart"/>
            <w:r>
              <w:rPr>
                <w:color w:val="1A1A2E"/>
                <w:sz w:val="18"/>
                <w:szCs w:val="18"/>
              </w:rPr>
              <w:t>checkbox</w:t>
            </w:r>
            <w:proofErr w:type="spellEnd"/>
            <w:r>
              <w:rPr>
                <w:color w:val="1A1A2E"/>
                <w:sz w:val="18"/>
                <w:szCs w:val="18"/>
              </w:rPr>
              <w:t xml:space="preserve"> con la pregunta "¿Presenta alguna condición de discapacidad?" (por defecto desmarcado).</w:t>
            </w:r>
          </w:p>
          <w:p w:rsidR="00C67C71" w:rsidRDefault="00C67C71" w14:paraId="30000021" w14:textId="77777777">
            <w:r>
              <w:rPr>
                <w:color w:val="1A1A2E"/>
                <w:sz w:val="18"/>
                <w:szCs w:val="18"/>
              </w:rPr>
              <w:t xml:space="preserve">3. [Alumno] Marca el </w:t>
            </w:r>
            <w:proofErr w:type="spellStart"/>
            <w:r>
              <w:rPr>
                <w:color w:val="1A1A2E"/>
                <w:sz w:val="18"/>
                <w:szCs w:val="18"/>
              </w:rPr>
              <w:t>checkbox</w:t>
            </w:r>
            <w:proofErr w:type="spellEnd"/>
            <w:r>
              <w:rPr>
                <w:color w:val="1A1A2E"/>
                <w:sz w:val="18"/>
                <w:szCs w:val="18"/>
              </w:rPr>
              <w:t xml:space="preserve"> si desea declarar una discapacidad.</w:t>
            </w:r>
          </w:p>
          <w:p w:rsidR="00C67C71" w:rsidRDefault="00C67C71" w14:paraId="30000022" w14:textId="77777777">
            <w:r>
              <w:rPr>
                <w:color w:val="1A1A2E"/>
                <w:sz w:val="18"/>
                <w:szCs w:val="18"/>
                <w:shd w:val="clear" w:color="auto" w:fill="FFF2CC"/>
              </w:rPr>
              <w:t>4. [Sistema] Despliega una lista desplegable con los tipos de discapacidad: Física, Sensorial (Visual), Sensorial (Auditiva), Intelectual, Psíquica, Visceral, Múltiple. Adicionalmente, habilita un campo de texto abierto (máximo 500 caracteres) donde el alumno puede describir detalles adicionales sobre su condición.</w:t>
            </w:r>
          </w:p>
          <w:p w:rsidR="00C67C71" w:rsidRDefault="00C67C71" w14:paraId="30000023" w14:textId="77777777">
            <w:r>
              <w:rPr>
                <w:color w:val="1A1A2E"/>
                <w:sz w:val="18"/>
                <w:szCs w:val="18"/>
                <w:shd w:val="clear" w:color="auto" w:fill="FFF2CC"/>
              </w:rPr>
              <w:t>5. [Alumno] Selecciona el tipo de discapacidad que aplica y, opcionalmente, completa el campo de texto con detalles adicionales.</w:t>
            </w:r>
          </w:p>
          <w:p w:rsidR="00C67C71" w:rsidRDefault="00C67C71" w14:paraId="30000024" w14:textId="77777777">
            <w:r>
              <w:rPr>
                <w:color w:val="1A1A2E"/>
                <w:sz w:val="18"/>
                <w:szCs w:val="18"/>
                <w:shd w:val="clear" w:color="auto" w:fill="FFF2CC"/>
              </w:rPr>
              <w:t>6. [Sistema] Valida la selección, almacena el tipo de discapacidad y el texto descriptivo (si fue ingresado) junto con los demás datos personales.</w:t>
            </w:r>
          </w:p>
          <w:p w:rsidR="00C67C71" w:rsidRDefault="00C67C71" w14:paraId="30000025" w14:textId="77777777">
            <w:r>
              <w:rPr>
                <w:color w:val="1A1A2E"/>
                <w:sz w:val="18"/>
                <w:szCs w:val="18"/>
              </w:rPr>
              <w:t>7. [Sistema] Muestra un mensaje informativo: "Esta información es confidencial y será utilizada exclusivamente para ofrecerle los apoyos institucionales correspondientes."</w:t>
            </w:r>
          </w:p>
        </w:tc>
      </w:tr>
      <w:tr w:rsidR="00F92307" w14:paraId="30000026"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RDefault="00C67C71" w14:paraId="30000027" w14:textId="77777777">
            <w:r>
              <w:rPr>
                <w:b/>
                <w:bCs/>
                <w:color w:val="003366"/>
                <w:sz w:val="18"/>
                <w:szCs w:val="18"/>
              </w:rPr>
              <w:t>Flujos Alternativos</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RDefault="00C67C71" w14:paraId="30000028" w14:textId="77777777">
            <w:r>
              <w:rPr>
                <w:color w:val="1A1A2E"/>
                <w:sz w:val="18"/>
                <w:szCs w:val="18"/>
              </w:rPr>
              <w:t xml:space="preserve">3a. [Alumno] No marca el </w:t>
            </w:r>
            <w:proofErr w:type="spellStart"/>
            <w:r>
              <w:rPr>
                <w:color w:val="1A1A2E"/>
                <w:sz w:val="18"/>
                <w:szCs w:val="18"/>
              </w:rPr>
              <w:t>checkbox</w:t>
            </w:r>
            <w:proofErr w:type="spellEnd"/>
            <w:r>
              <w:rPr>
                <w:color w:val="1A1A2E"/>
                <w:sz w:val="18"/>
                <w:szCs w:val="18"/>
              </w:rPr>
              <w:t xml:space="preserve"> → El campo tipo de discapacidad permanece oculto; se registra "Sin declaración".</w:t>
            </w:r>
          </w:p>
          <w:p w:rsidR="00C67C71" w:rsidRDefault="00C67C71" w14:paraId="30000029" w14:textId="77777777">
            <w:r>
              <w:rPr>
                <w:color w:val="1A1A2E"/>
                <w:sz w:val="18"/>
                <w:szCs w:val="18"/>
              </w:rPr>
              <w:t xml:space="preserve">5a. [Alumno] Desmarca el </w:t>
            </w:r>
            <w:proofErr w:type="spellStart"/>
            <w:r>
              <w:rPr>
                <w:color w:val="1A1A2E"/>
                <w:sz w:val="18"/>
                <w:szCs w:val="18"/>
              </w:rPr>
              <w:t>checkbox</w:t>
            </w:r>
            <w:proofErr w:type="spellEnd"/>
            <w:r>
              <w:rPr>
                <w:color w:val="1A1A2E"/>
                <w:sz w:val="18"/>
                <w:szCs w:val="18"/>
              </w:rPr>
              <w:t xml:space="preserve"> después de haber seleccionado un tipo → Se limpia la selección y se registra "Sin declaración".</w:t>
            </w:r>
          </w:p>
        </w:tc>
      </w:tr>
      <w:tr w:rsidR="00F92307" w14:paraId="3000002A"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RDefault="00C67C71" w14:paraId="3000002B" w14:textId="77777777">
            <w:r>
              <w:rPr>
                <w:b/>
                <w:bCs/>
                <w:color w:val="003366"/>
                <w:sz w:val="18"/>
                <w:szCs w:val="18"/>
              </w:rPr>
              <w:t>Excepciones</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RDefault="00C67C71" w14:paraId="3000002C" w14:textId="77777777">
            <w:r>
              <w:rPr>
                <w:color w:val="1A1A2E"/>
                <w:sz w:val="18"/>
                <w:szCs w:val="18"/>
              </w:rPr>
              <w:t>E1. Error al guardar la declaración → El sistema muestra mensaje de error y permite reintentar sin perder los datos del formulario.</w:t>
            </w:r>
          </w:p>
        </w:tc>
      </w:tr>
      <w:tr w:rsidR="00F92307" w14:paraId="3000002D"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RDefault="00C67C71" w14:paraId="3000002E" w14:textId="77777777">
            <w:r>
              <w:rPr>
                <w:b/>
                <w:bCs/>
                <w:color w:val="003366"/>
                <w:sz w:val="18"/>
                <w:szCs w:val="18"/>
              </w:rPr>
              <w:t>Notas y Reglas de Negocio</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RDefault="00C67C71" w14:paraId="3000002F" w14:textId="77777777">
            <w:r>
              <w:rPr>
                <w:sz w:val="18"/>
                <w:szCs w:val="18"/>
              </w:rPr>
              <w:t>➤ La declaración es completamente voluntaria; el alumno puede continuar el proceso sin responder.</w:t>
            </w:r>
          </w:p>
          <w:p w:rsidR="00C67C71" w:rsidRDefault="00C67C71" w14:paraId="30000030" w14:textId="77777777">
            <w:r>
              <w:rPr>
                <w:sz w:val="18"/>
                <w:szCs w:val="18"/>
              </w:rPr>
              <w:t>➤ Los tipos de discapacidad se basan en la clasificación del SENADIS (Servicio Nacional de la Discapacidad) de Chile.</w:t>
            </w:r>
          </w:p>
          <w:p w:rsidR="00C67C71" w:rsidRDefault="00C67C71" w14:paraId="30000031" w14:textId="77777777">
            <w:r>
              <w:rPr>
                <w:sz w:val="18"/>
                <w:szCs w:val="18"/>
              </w:rPr>
              <w:t>➤ La información de discapacidad se almacena con nivel de confidencialidad alto y acceso restringido.</w:t>
            </w:r>
          </w:p>
          <w:p w:rsidR="00C67C71" w:rsidRDefault="00C67C71" w14:paraId="30000032" w14:textId="77777777">
            <w:r>
              <w:rPr>
                <w:sz w:val="18"/>
                <w:szCs w:val="18"/>
              </w:rPr>
              <w:t>➤ El campo debe cumplir con las directrices de accesibilidad WCAG 2.1 nivel AA.</w:t>
            </w:r>
          </w:p>
        </w:tc>
      </w:tr>
    </w:tbl>
    <w:p w:rsidR="00C67C71" w:rsidP="00C67C71" w:rsidRDefault="00C67C71" w14:paraId="30000033" w14:textId="77777777">
      <w:pPr>
        <w:spacing w:after="80"/>
      </w:pPr>
    </w:p>
    <w:p w:rsidR="00C67C71" w:rsidP="00C67C71" w:rsidRDefault="00C67C71" w14:paraId="30000034" w14:textId="77777777">
      <w:r>
        <w:br w:type="page"/>
      </w:r>
    </w:p>
    <w:p w:rsidR="00C67C71" w:rsidP="00C67C71" w:rsidRDefault="00C67C71" w14:paraId="30000035" w14:textId="77777777">
      <w:pPr>
        <w:pStyle w:val="Ttulo2"/>
        <w:spacing w:before="260" w:after="100"/>
      </w:pPr>
      <w:r>
        <w:t>CU-022 – Aceptación de Términos y Condiciones</w:t>
      </w:r>
    </w:p>
    <w:tbl>
      <w:tblPr>
        <w:tblW w:w="97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7560"/>
      </w:tblGrid>
      <w:tr w:rsidR="0076488B" w14:paraId="30000036" w14:textId="77777777">
        <w:tc>
          <w:tcPr>
            <w:tcW w:w="0" w:type="auto"/>
            <w:gridSpan w:val="2"/>
            <w:tcBorders>
              <w:top w:val="single" w:color="003366" w:sz="1" w:space="0"/>
              <w:left w:val="single" w:color="003366" w:sz="1" w:space="0"/>
              <w:bottom w:val="single" w:color="003366" w:sz="1" w:space="0"/>
              <w:right w:val="single" w:color="003366" w:sz="1" w:space="0"/>
            </w:tcBorders>
            <w:shd w:val="clear" w:color="auto" w:fill="003366"/>
            <w:tcMar>
              <w:top w:w="100" w:type="dxa"/>
              <w:left w:w="160" w:type="dxa"/>
              <w:bottom w:w="100" w:type="dxa"/>
              <w:right w:w="160" w:type="dxa"/>
            </w:tcMar>
          </w:tcPr>
          <w:p w:rsidR="00C67C71" w:rsidRDefault="00C67C71" w14:paraId="30000037" w14:textId="77777777">
            <w:r>
              <w:rPr>
                <w:b/>
                <w:bCs/>
                <w:color w:val="FFFFFF"/>
              </w:rPr>
              <w:t>CU-022 – Aceptación de Términos y Condiciones</w:t>
            </w:r>
          </w:p>
        </w:tc>
      </w:tr>
      <w:tr w:rsidR="00F92307" w14:paraId="30000038"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RDefault="00C67C71" w14:paraId="30000039" w14:textId="77777777">
            <w:r>
              <w:rPr>
                <w:b/>
                <w:bCs/>
                <w:color w:val="003366"/>
                <w:sz w:val="18"/>
                <w:szCs w:val="18"/>
              </w:rPr>
              <w:t>ID Caso de Uso</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RDefault="00C67C71" w14:paraId="3000003A" w14:textId="77777777">
            <w:r>
              <w:rPr>
                <w:color w:val="1A1A2E"/>
                <w:sz w:val="18"/>
                <w:szCs w:val="18"/>
              </w:rPr>
              <w:t>CU-022</w:t>
            </w:r>
          </w:p>
        </w:tc>
      </w:tr>
      <w:tr w:rsidR="00F92307" w14:paraId="3000003B"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RDefault="00C67C71" w14:paraId="3000003C" w14:textId="77777777">
            <w:r>
              <w:rPr>
                <w:b/>
                <w:bCs/>
                <w:color w:val="003366"/>
                <w:sz w:val="18"/>
                <w:szCs w:val="18"/>
              </w:rPr>
              <w:t>RF Asociado</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RDefault="00C67C71" w14:paraId="3000003D" w14:textId="77777777">
            <w:r>
              <w:rPr>
                <w:color w:val="1A1A2E"/>
                <w:sz w:val="18"/>
                <w:szCs w:val="18"/>
              </w:rPr>
              <w:t>RF-022</w:t>
            </w:r>
          </w:p>
        </w:tc>
      </w:tr>
      <w:tr w:rsidR="00F92307" w14:paraId="3000003E"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RDefault="00C67C71" w14:paraId="3000003F" w14:textId="77777777">
            <w:r>
              <w:rPr>
                <w:b/>
                <w:bCs/>
                <w:color w:val="003366"/>
                <w:sz w:val="18"/>
                <w:szCs w:val="18"/>
              </w:rPr>
              <w:t>Criticidad</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RDefault="00C67C71" w14:paraId="30000040" w14:textId="77777777">
            <w:r>
              <w:rPr>
                <w:color w:val="1A1A2E"/>
                <w:sz w:val="18"/>
                <w:szCs w:val="18"/>
              </w:rPr>
              <w:t>Alta</w:t>
            </w:r>
          </w:p>
        </w:tc>
      </w:tr>
      <w:tr w:rsidR="00F92307" w14:paraId="30000041"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RDefault="00C67C71" w14:paraId="30000042" w14:textId="77777777">
            <w:r>
              <w:rPr>
                <w:b/>
                <w:bCs/>
                <w:color w:val="003366"/>
                <w:sz w:val="18"/>
                <w:szCs w:val="18"/>
              </w:rPr>
              <w:t>Actor(es) Primario(s)</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RDefault="00C67C71" w14:paraId="30000043" w14:textId="77777777">
            <w:r>
              <w:rPr>
                <w:color w:val="1A1A2E"/>
                <w:sz w:val="18"/>
                <w:szCs w:val="18"/>
              </w:rPr>
              <w:t>Alumno</w:t>
            </w:r>
          </w:p>
        </w:tc>
      </w:tr>
      <w:tr w:rsidR="00F92307" w14:paraId="30000044"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RDefault="00C67C71" w14:paraId="30000045" w14:textId="77777777">
            <w:r>
              <w:rPr>
                <w:b/>
                <w:bCs/>
                <w:color w:val="003366"/>
                <w:sz w:val="18"/>
                <w:szCs w:val="18"/>
              </w:rPr>
              <w:t>Descripción</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RDefault="00C67C71" w14:paraId="30000046" w14:textId="77777777">
            <w:r>
              <w:rPr>
                <w:color w:val="1A1A2E"/>
                <w:sz w:val="18"/>
                <w:szCs w:val="18"/>
              </w:rPr>
              <w:t>Permite al alumno revisar y aceptar los términos y condiciones, políticas de privacidad y normativa institucional como requisito previo a la firma digital de documentos contractuales.</w:t>
            </w:r>
          </w:p>
        </w:tc>
      </w:tr>
      <w:tr w:rsidR="00F92307" w14:paraId="30000047"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RDefault="00C67C71" w14:paraId="30000048" w14:textId="77777777">
            <w:r>
              <w:rPr>
                <w:b/>
                <w:bCs/>
                <w:color w:val="003366"/>
                <w:sz w:val="18"/>
                <w:szCs w:val="18"/>
              </w:rPr>
              <w:t>Precondiciones</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RDefault="00C67C71" w14:paraId="30000049" w14:textId="77777777">
            <w:r>
              <w:rPr>
                <w:color w:val="1A1A2E"/>
                <w:sz w:val="18"/>
                <w:szCs w:val="18"/>
              </w:rPr>
              <w:t xml:space="preserve">1. El alumno ha completado todos los pasos previos del proceso de </w:t>
            </w:r>
            <w:proofErr w:type="spellStart"/>
            <w:r>
              <w:rPr>
                <w:color w:val="1A1A2E"/>
                <w:sz w:val="18"/>
                <w:szCs w:val="18"/>
              </w:rPr>
              <w:t>rematrícula</w:t>
            </w:r>
            <w:proofErr w:type="spellEnd"/>
            <w:r>
              <w:rPr>
                <w:color w:val="1A1A2E"/>
                <w:sz w:val="18"/>
                <w:szCs w:val="18"/>
              </w:rPr>
              <w:t xml:space="preserve"> (selección de malla, cuotas, etc.).</w:t>
            </w:r>
          </w:p>
          <w:p w:rsidR="00C67C71" w:rsidRDefault="00C67C71" w14:paraId="3000004A" w14:textId="77777777">
            <w:r>
              <w:rPr>
                <w:color w:val="1A1A2E"/>
                <w:sz w:val="18"/>
                <w:szCs w:val="18"/>
              </w:rPr>
              <w:t>2. El sistema ha generado los documentos contractuales correspondientes.</w:t>
            </w:r>
          </w:p>
          <w:p w:rsidR="00C67C71" w:rsidRDefault="00C67C71" w14:paraId="3000004B" w14:textId="77777777">
            <w:r>
              <w:rPr>
                <w:color w:val="1A1A2E"/>
                <w:sz w:val="18"/>
                <w:szCs w:val="18"/>
              </w:rPr>
              <w:t>3. El alumno se encuentra en el paso inmediatamente anterior a la firma digital (CU-019).</w:t>
            </w:r>
          </w:p>
        </w:tc>
      </w:tr>
      <w:tr w:rsidR="00F92307" w14:paraId="3000004C"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RDefault="00C67C71" w14:paraId="3000004D" w14:textId="77777777">
            <w:r>
              <w:rPr>
                <w:b/>
                <w:bCs/>
                <w:color w:val="003366"/>
                <w:sz w:val="18"/>
                <w:szCs w:val="18"/>
              </w:rPr>
              <w:t>Postcondiciones</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RDefault="00C67C71" w14:paraId="3000004E" w14:textId="77777777">
            <w:r>
              <w:rPr>
                <w:color w:val="1A1A2E"/>
                <w:sz w:val="18"/>
                <w:szCs w:val="18"/>
              </w:rPr>
              <w:t xml:space="preserve">1. La aceptación queda registrada con </w:t>
            </w:r>
            <w:proofErr w:type="spellStart"/>
            <w:r>
              <w:rPr>
                <w:color w:val="1A1A2E"/>
                <w:sz w:val="18"/>
                <w:szCs w:val="18"/>
              </w:rPr>
              <w:t>timestamp</w:t>
            </w:r>
            <w:proofErr w:type="spellEnd"/>
            <w:r>
              <w:rPr>
                <w:color w:val="1A1A2E"/>
                <w:sz w:val="18"/>
                <w:szCs w:val="18"/>
              </w:rPr>
              <w:t>, IP y versión del documento aceptado.</w:t>
            </w:r>
          </w:p>
          <w:p w:rsidR="00C67C71" w:rsidRDefault="00C67C71" w14:paraId="3000004F" w14:textId="77777777">
            <w:r>
              <w:rPr>
                <w:color w:val="1A1A2E"/>
                <w:sz w:val="18"/>
                <w:szCs w:val="18"/>
              </w:rPr>
              <w:t>2. El alumno puede proceder a la firma digital de contrato, pagaré y mandato.</w:t>
            </w:r>
          </w:p>
          <w:p w:rsidR="00C67C71" w:rsidRDefault="00C67C71" w14:paraId="30000050" w14:textId="77777777">
            <w:r>
              <w:rPr>
                <w:color w:val="1A1A2E"/>
                <w:sz w:val="18"/>
                <w:szCs w:val="18"/>
              </w:rPr>
              <w:t>3. Existe un registro auditable de la aceptación para efectos legales.</w:t>
            </w:r>
          </w:p>
        </w:tc>
      </w:tr>
      <w:tr w:rsidR="00F92307" w14:paraId="30000051"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RDefault="00C67C71" w14:paraId="30000052" w14:textId="77777777">
            <w:r>
              <w:rPr>
                <w:b/>
                <w:bCs/>
                <w:color w:val="003366"/>
                <w:sz w:val="18"/>
                <w:szCs w:val="18"/>
              </w:rPr>
              <w:t>Flujo Principal</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RDefault="00C67C71" w14:paraId="30000053" w14:textId="77777777">
            <w:r>
              <w:rPr>
                <w:color w:val="1A1A2E"/>
                <w:sz w:val="18"/>
                <w:szCs w:val="18"/>
              </w:rPr>
              <w:t>1. [Sistema] Presenta la pantalla de "Términos y Condiciones" con el texto completo del documento vigente.</w:t>
            </w:r>
          </w:p>
          <w:p w:rsidR="00C67C71" w:rsidRDefault="00C67C71" w14:paraId="30000054" w14:textId="77777777">
            <w:r>
              <w:rPr>
                <w:color w:val="1A1A2E"/>
                <w:sz w:val="18"/>
                <w:szCs w:val="18"/>
              </w:rPr>
              <w:t>2. [Sistema] Muestra los documentos a aceptar: (a) Términos y Condiciones del servicio educacional, (b) Política de Privacidad y tratamiento de datos, (c) Normativa académica y reglamento interno.</w:t>
            </w:r>
          </w:p>
          <w:p w:rsidR="00C67C71" w:rsidRDefault="00C67C71" w14:paraId="30000055" w14:textId="77777777">
            <w:r>
              <w:rPr>
                <w:color w:val="1A1A2E"/>
                <w:sz w:val="18"/>
                <w:szCs w:val="18"/>
              </w:rPr>
              <w:t>3. [Alumno] Revisa los documentos desplegados (</w:t>
            </w:r>
            <w:proofErr w:type="spellStart"/>
            <w:r>
              <w:rPr>
                <w:color w:val="1A1A2E"/>
                <w:sz w:val="18"/>
                <w:szCs w:val="18"/>
              </w:rPr>
              <w:t>scroll</w:t>
            </w:r>
            <w:proofErr w:type="spellEnd"/>
            <w:r>
              <w:rPr>
                <w:color w:val="1A1A2E"/>
                <w:sz w:val="18"/>
                <w:szCs w:val="18"/>
              </w:rPr>
              <w:t xml:space="preserve"> o acordeón).</w:t>
            </w:r>
          </w:p>
          <w:p w:rsidR="00C67C71" w:rsidRDefault="00C67C71" w14:paraId="30000056" w14:textId="77777777">
            <w:r>
              <w:rPr>
                <w:color w:val="1A1A2E"/>
                <w:sz w:val="18"/>
                <w:szCs w:val="18"/>
              </w:rPr>
              <w:t xml:space="preserve">4. [Sistema] Muestra un </w:t>
            </w:r>
            <w:proofErr w:type="spellStart"/>
            <w:r>
              <w:rPr>
                <w:color w:val="1A1A2E"/>
                <w:sz w:val="18"/>
                <w:szCs w:val="18"/>
              </w:rPr>
              <w:t>checkbox</w:t>
            </w:r>
            <w:proofErr w:type="spellEnd"/>
            <w:r>
              <w:rPr>
                <w:color w:val="1A1A2E"/>
                <w:sz w:val="18"/>
                <w:szCs w:val="18"/>
              </w:rPr>
              <w:t xml:space="preserve">: "He leído y acepto los Términos y Condiciones, la Política de Privacidad y la Normativa Institucional" (deshabilitado hasta hacer </w:t>
            </w:r>
            <w:proofErr w:type="spellStart"/>
            <w:r>
              <w:rPr>
                <w:color w:val="1A1A2E"/>
                <w:sz w:val="18"/>
                <w:szCs w:val="18"/>
              </w:rPr>
              <w:t>scroll</w:t>
            </w:r>
            <w:proofErr w:type="spellEnd"/>
            <w:r>
              <w:rPr>
                <w:color w:val="1A1A2E"/>
                <w:sz w:val="18"/>
                <w:szCs w:val="18"/>
              </w:rPr>
              <w:t xml:space="preserve"> completo o expandir todos los acordeones).</w:t>
            </w:r>
          </w:p>
          <w:p w:rsidR="00C67C71" w:rsidRDefault="00C67C71" w14:paraId="30000057" w14:textId="77777777">
            <w:r>
              <w:rPr>
                <w:color w:val="1A1A2E"/>
                <w:sz w:val="18"/>
                <w:szCs w:val="18"/>
              </w:rPr>
              <w:t xml:space="preserve">5. [Alumno] Marca el </w:t>
            </w:r>
            <w:proofErr w:type="spellStart"/>
            <w:r>
              <w:rPr>
                <w:color w:val="1A1A2E"/>
                <w:sz w:val="18"/>
                <w:szCs w:val="18"/>
              </w:rPr>
              <w:t>checkbox</w:t>
            </w:r>
            <w:proofErr w:type="spellEnd"/>
            <w:r>
              <w:rPr>
                <w:color w:val="1A1A2E"/>
                <w:sz w:val="18"/>
                <w:szCs w:val="18"/>
              </w:rPr>
              <w:t xml:space="preserve"> de aceptación.</w:t>
            </w:r>
          </w:p>
          <w:p w:rsidR="00C67C71" w:rsidRDefault="00C67C71" w14:paraId="30000058" w14:textId="77777777">
            <w:r>
              <w:rPr>
                <w:color w:val="1A1A2E"/>
                <w:sz w:val="18"/>
                <w:szCs w:val="18"/>
              </w:rPr>
              <w:t>6. [Sistema] Habilita el botón "Continuar a Firma Digital".</w:t>
            </w:r>
          </w:p>
          <w:p w:rsidR="00C67C71" w:rsidRDefault="00C67C71" w14:paraId="30000059" w14:textId="77777777">
            <w:r>
              <w:rPr>
                <w:color w:val="1A1A2E"/>
                <w:sz w:val="18"/>
                <w:szCs w:val="18"/>
              </w:rPr>
              <w:t>7. [Alumno] Presiona "Continuar a Firma Digital".</w:t>
            </w:r>
          </w:p>
          <w:p w:rsidR="00C67C71" w:rsidRDefault="00C67C71" w14:paraId="3000005A" w14:textId="77777777">
            <w:r>
              <w:rPr>
                <w:color w:val="1A1A2E"/>
                <w:sz w:val="18"/>
                <w:szCs w:val="18"/>
              </w:rPr>
              <w:t>8. [Sistema] Registra la aceptación (</w:t>
            </w:r>
            <w:proofErr w:type="spellStart"/>
            <w:r>
              <w:rPr>
                <w:color w:val="1A1A2E"/>
                <w:sz w:val="18"/>
                <w:szCs w:val="18"/>
              </w:rPr>
              <w:t>timestamp</w:t>
            </w:r>
            <w:proofErr w:type="spellEnd"/>
            <w:r>
              <w:rPr>
                <w:color w:val="1A1A2E"/>
                <w:sz w:val="18"/>
                <w:szCs w:val="18"/>
              </w:rPr>
              <w:t>, IP, versión del documento, ID alumno) y redirige a CU-019.</w:t>
            </w:r>
          </w:p>
        </w:tc>
      </w:tr>
      <w:tr w:rsidR="00F92307" w14:paraId="3000005B"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RDefault="00C67C71" w14:paraId="3000005C" w14:textId="77777777">
            <w:r>
              <w:rPr>
                <w:b/>
                <w:bCs/>
                <w:color w:val="003366"/>
                <w:sz w:val="18"/>
                <w:szCs w:val="18"/>
              </w:rPr>
              <w:t>Flujos Alternativos</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RDefault="00C67C71" w14:paraId="3000005D" w14:textId="77777777">
            <w:r>
              <w:rPr>
                <w:color w:val="1A1A2E"/>
                <w:sz w:val="18"/>
                <w:szCs w:val="18"/>
              </w:rPr>
              <w:t>3a. [Alumno] Descarga una copia PDF de los términos para revisión offline → El sistema genera el PDF y lo ofrece para descarga.</w:t>
            </w:r>
          </w:p>
          <w:p w:rsidR="00C67C71" w:rsidRDefault="00C67C71" w14:paraId="3000005E" w14:textId="77777777">
            <w:r>
              <w:rPr>
                <w:color w:val="1A1A2E"/>
                <w:sz w:val="18"/>
                <w:szCs w:val="18"/>
              </w:rPr>
              <w:t>5a. [Alumno] No acepta los términos y presiona "Cancelar" → El sistema informa que no es posible continuar sin aceptar y ofrece volver al paso anterior.</w:t>
            </w:r>
          </w:p>
        </w:tc>
      </w:tr>
      <w:tr w:rsidR="00F92307" w14:paraId="3000005F"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RDefault="00C67C71" w14:paraId="30000060" w14:textId="77777777">
            <w:r>
              <w:rPr>
                <w:b/>
                <w:bCs/>
                <w:color w:val="003366"/>
                <w:sz w:val="18"/>
                <w:szCs w:val="18"/>
              </w:rPr>
              <w:t>Excepciones</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RDefault="00C67C71" w14:paraId="30000061" w14:textId="77777777">
            <w:r>
              <w:rPr>
                <w:color w:val="1A1A2E"/>
                <w:sz w:val="18"/>
                <w:szCs w:val="18"/>
              </w:rPr>
              <w:t>E1. Los documentos de T&amp;C no pueden cargarse → El sistema muestra error y ofrece reintentar.</w:t>
            </w:r>
          </w:p>
          <w:p w:rsidR="00C67C71" w:rsidRDefault="00C67C71" w14:paraId="30000062" w14:textId="77777777">
            <w:r>
              <w:rPr>
                <w:color w:val="1A1A2E"/>
                <w:sz w:val="18"/>
                <w:szCs w:val="18"/>
              </w:rPr>
              <w:t>E2. Error al registrar la aceptación → El sistema muestra error y permite reintentar sin perder el estado de aceptación.</w:t>
            </w:r>
          </w:p>
        </w:tc>
      </w:tr>
      <w:tr w:rsidR="00F92307" w14:paraId="30000063"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RDefault="00C67C71" w14:paraId="30000064" w14:textId="77777777">
            <w:r>
              <w:rPr>
                <w:b/>
                <w:bCs/>
                <w:color w:val="003366"/>
                <w:sz w:val="18"/>
                <w:szCs w:val="18"/>
              </w:rPr>
              <w:t>Notas y Reglas de Negocio</w:t>
            </w: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RDefault="00C67C71" w14:paraId="30000065" w14:textId="77777777">
            <w:r>
              <w:rPr>
                <w:sz w:val="18"/>
                <w:szCs w:val="18"/>
              </w:rPr>
              <w:t xml:space="preserve">➤ La versión de los T&amp;C debe estar versionada; cada cambio genera una nueva versión que requiere </w:t>
            </w:r>
            <w:proofErr w:type="spellStart"/>
            <w:r>
              <w:rPr>
                <w:sz w:val="18"/>
                <w:szCs w:val="18"/>
              </w:rPr>
              <w:t>re-aceptación</w:t>
            </w:r>
            <w:proofErr w:type="spellEnd"/>
            <w:r>
              <w:rPr>
                <w:sz w:val="18"/>
                <w:szCs w:val="18"/>
              </w:rPr>
              <w:t>.</w:t>
            </w:r>
          </w:p>
          <w:p w:rsidR="00C67C71" w:rsidRDefault="00C67C71" w14:paraId="30000066" w14:textId="77777777">
            <w:r>
              <w:rPr>
                <w:sz w:val="18"/>
                <w:szCs w:val="18"/>
              </w:rPr>
              <w:t xml:space="preserve">➤ El registro de aceptación debe cumplir con la Ley </w:t>
            </w:r>
            <w:proofErr w:type="spellStart"/>
            <w:r>
              <w:rPr>
                <w:sz w:val="18"/>
                <w:szCs w:val="18"/>
              </w:rPr>
              <w:t>N°</w:t>
            </w:r>
            <w:proofErr w:type="spellEnd"/>
            <w:r>
              <w:rPr>
                <w:sz w:val="18"/>
                <w:szCs w:val="18"/>
              </w:rPr>
              <w:t xml:space="preserve"> 19.628 sobre protección de datos personales.</w:t>
            </w:r>
          </w:p>
          <w:p w:rsidR="00C67C71" w:rsidRDefault="00C67C71" w14:paraId="30000067" w14:textId="77777777">
            <w:r>
              <w:rPr>
                <w:sz w:val="18"/>
                <w:szCs w:val="18"/>
              </w:rPr>
              <w:t xml:space="preserve">➤ El </w:t>
            </w:r>
            <w:proofErr w:type="spellStart"/>
            <w:r>
              <w:rPr>
                <w:sz w:val="18"/>
                <w:szCs w:val="18"/>
              </w:rPr>
              <w:t>checkbox</w:t>
            </w:r>
            <w:proofErr w:type="spellEnd"/>
            <w:r>
              <w:rPr>
                <w:sz w:val="18"/>
                <w:szCs w:val="18"/>
              </w:rPr>
              <w:t xml:space="preserve"> de aceptación solo se habilita después de que el alumno ha visualizado completamente los documentos.</w:t>
            </w:r>
          </w:p>
          <w:p w:rsidR="00C67C71" w:rsidRDefault="00C67C71" w14:paraId="30000068" w14:textId="77777777">
            <w:r>
              <w:rPr>
                <w:sz w:val="18"/>
                <w:szCs w:val="18"/>
              </w:rPr>
              <w:t>➤ Se debe mantener un historial de todas las versiones de T&amp;C aceptadas por cada alumno.</w:t>
            </w:r>
          </w:p>
        </w:tc>
      </w:tr>
      <w:tr w:rsidR="00933930" w14:paraId="1F5078D9"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933930" w:rsidRDefault="00933930" w14:paraId="37FB141B" w14:textId="77777777">
            <w:pPr>
              <w:rPr>
                <w:b/>
                <w:bCs/>
                <w:color w:val="003366"/>
                <w:sz w:val="18"/>
                <w:szCs w:val="18"/>
              </w:rPr>
            </w:pPr>
          </w:p>
          <w:p w:rsidR="00933930" w:rsidRDefault="00933930" w14:paraId="2CFD3BB5" w14:textId="77777777">
            <w:pPr>
              <w:rPr>
                <w:b/>
                <w:bCs/>
                <w:color w:val="003366"/>
                <w:sz w:val="18"/>
                <w:szCs w:val="18"/>
              </w:rPr>
            </w:pPr>
          </w:p>
          <w:p w:rsidR="00933930" w:rsidRDefault="00933930" w14:paraId="311BC242" w14:textId="77777777">
            <w:pPr>
              <w:rPr>
                <w:b/>
                <w:bCs/>
                <w:color w:val="003366"/>
                <w:sz w:val="18"/>
                <w:szCs w:val="18"/>
              </w:rPr>
            </w:pPr>
          </w:p>
          <w:p w:rsidR="00933930" w:rsidRDefault="00933930" w14:paraId="1BCD3242" w14:textId="77777777">
            <w:pPr>
              <w:rPr>
                <w:b/>
                <w:bCs/>
                <w:color w:val="003366"/>
                <w:sz w:val="18"/>
                <w:szCs w:val="18"/>
              </w:rPr>
            </w:pPr>
          </w:p>
          <w:p w:rsidR="00933930" w:rsidRDefault="00933930" w14:paraId="21670B0D" w14:textId="77777777">
            <w:pPr>
              <w:rPr>
                <w:b/>
                <w:bCs/>
                <w:color w:val="003366"/>
                <w:sz w:val="18"/>
                <w:szCs w:val="18"/>
              </w:rPr>
            </w:pPr>
          </w:p>
        </w:tc>
        <w:tc>
          <w:tcPr>
            <w:tcW w:w="7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933930" w:rsidRDefault="00933930" w14:paraId="091FAD85" w14:textId="77777777">
            <w:pPr>
              <w:rPr>
                <w:sz w:val="18"/>
                <w:szCs w:val="18"/>
              </w:rPr>
            </w:pPr>
          </w:p>
        </w:tc>
      </w:tr>
    </w:tbl>
    <w:p w:rsidR="00CD157A" w:rsidRDefault="00000000" w14:paraId="55B346B2" w14:textId="77777777">
      <w:r>
        <w:rPr>
          <w:shd w:val="clear" w:color="auto" w:fill="C6EFCE"/>
        </w:rPr>
        <w:t>CU-023 – Ajustar Cuotas por Diferencia de Arancel CAE</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32"/>
        <w:gridCol w:w="7838"/>
      </w:tblGrid>
      <w:tr w:rsidR="00CD157A" w14:paraId="1CE516F8" w14:textId="77777777">
        <w:tc>
          <w:tcPr>
            <w:tcW w:w="0" w:type="auto"/>
            <w:shd w:val="clear" w:color="auto" w:fill="C6EFCE"/>
          </w:tcPr>
          <w:p w:rsidR="00CD157A" w:rsidRDefault="00000000" w14:paraId="59ABEC69" w14:textId="77777777">
            <w:r>
              <w:rPr>
                <w:sz w:val="18"/>
              </w:rPr>
              <w:t>CU-023 – Ajustar Cuotas por Diferencia de Arancel CAE</w:t>
            </w:r>
          </w:p>
        </w:tc>
        <w:tc>
          <w:tcPr>
            <w:tcW w:w="0" w:type="auto"/>
            <w:shd w:val="clear" w:color="auto" w:fill="C6EFCE"/>
          </w:tcPr>
          <w:p w:rsidR="00CD157A" w:rsidRDefault="00CD157A" w14:paraId="33995881" w14:textId="77777777"/>
        </w:tc>
      </w:tr>
      <w:tr w:rsidR="00CD157A" w14:paraId="0EA5D28A" w14:textId="77777777">
        <w:tc>
          <w:tcPr>
            <w:tcW w:w="0" w:type="auto"/>
            <w:shd w:val="clear" w:color="auto" w:fill="C6EFCE"/>
          </w:tcPr>
          <w:p w:rsidR="00CD157A" w:rsidRDefault="00000000" w14:paraId="1BAEF439" w14:textId="77777777">
            <w:r>
              <w:rPr>
                <w:sz w:val="18"/>
              </w:rPr>
              <w:t>ID Caso de Uso</w:t>
            </w:r>
          </w:p>
        </w:tc>
        <w:tc>
          <w:tcPr>
            <w:tcW w:w="0" w:type="auto"/>
            <w:shd w:val="clear" w:color="auto" w:fill="C6EFCE"/>
          </w:tcPr>
          <w:p w:rsidR="00CD157A" w:rsidRDefault="00000000" w14:paraId="21DBF72A" w14:textId="77777777">
            <w:r>
              <w:rPr>
                <w:sz w:val="18"/>
              </w:rPr>
              <w:t>CU-023</w:t>
            </w:r>
          </w:p>
        </w:tc>
      </w:tr>
      <w:tr w:rsidR="00CD157A" w14:paraId="42246F63" w14:textId="77777777">
        <w:tc>
          <w:tcPr>
            <w:tcW w:w="0" w:type="auto"/>
            <w:shd w:val="clear" w:color="auto" w:fill="C6EFCE"/>
          </w:tcPr>
          <w:p w:rsidR="00CD157A" w:rsidRDefault="00000000" w14:paraId="0A8AA82A" w14:textId="77777777">
            <w:r>
              <w:rPr>
                <w:sz w:val="18"/>
              </w:rPr>
              <w:t>RF Asociado</w:t>
            </w:r>
          </w:p>
        </w:tc>
        <w:tc>
          <w:tcPr>
            <w:tcW w:w="0" w:type="auto"/>
            <w:shd w:val="clear" w:color="auto" w:fill="C6EFCE"/>
          </w:tcPr>
          <w:p w:rsidR="00CD157A" w:rsidRDefault="00000000" w14:paraId="0462174C" w14:textId="77777777">
            <w:r>
              <w:rPr>
                <w:sz w:val="18"/>
              </w:rPr>
              <w:t>RF-023</w:t>
            </w:r>
          </w:p>
        </w:tc>
      </w:tr>
      <w:tr w:rsidR="00CD157A" w14:paraId="336B5EBB" w14:textId="77777777">
        <w:tc>
          <w:tcPr>
            <w:tcW w:w="0" w:type="auto"/>
            <w:shd w:val="clear" w:color="auto" w:fill="C6EFCE"/>
          </w:tcPr>
          <w:p w:rsidR="00CD157A" w:rsidRDefault="00000000" w14:paraId="0AD20C53" w14:textId="77777777">
            <w:r>
              <w:rPr>
                <w:sz w:val="18"/>
              </w:rPr>
              <w:t>Criticidad</w:t>
            </w:r>
          </w:p>
        </w:tc>
        <w:tc>
          <w:tcPr>
            <w:tcW w:w="0" w:type="auto"/>
            <w:shd w:val="clear" w:color="auto" w:fill="C6EFCE"/>
          </w:tcPr>
          <w:p w:rsidR="00CD157A" w:rsidRDefault="00000000" w14:paraId="372F7A16" w14:textId="77777777">
            <w:r>
              <w:rPr>
                <w:sz w:val="18"/>
              </w:rPr>
              <w:t>Alta</w:t>
            </w:r>
          </w:p>
        </w:tc>
      </w:tr>
      <w:tr w:rsidR="00CD157A" w14:paraId="3C9706D6" w14:textId="77777777">
        <w:tc>
          <w:tcPr>
            <w:tcW w:w="0" w:type="auto"/>
            <w:shd w:val="clear" w:color="auto" w:fill="C6EFCE"/>
          </w:tcPr>
          <w:p w:rsidR="00CD157A" w:rsidRDefault="00000000" w14:paraId="391E0360" w14:textId="77777777">
            <w:r>
              <w:rPr>
                <w:sz w:val="18"/>
              </w:rPr>
              <w:t>Actor(es) Primario(s)</w:t>
            </w:r>
          </w:p>
        </w:tc>
        <w:tc>
          <w:tcPr>
            <w:tcW w:w="0" w:type="auto"/>
            <w:shd w:val="clear" w:color="auto" w:fill="C6EFCE"/>
          </w:tcPr>
          <w:p w:rsidR="00CD157A" w:rsidRDefault="00000000" w14:paraId="4F7452BD" w14:textId="77777777">
            <w:r>
              <w:rPr>
                <w:sz w:val="18"/>
              </w:rPr>
              <w:t>Sistema (automático), Supervisor</w:t>
            </w:r>
          </w:p>
        </w:tc>
      </w:tr>
      <w:tr w:rsidR="00CD157A" w14:paraId="7030584D" w14:textId="77777777">
        <w:tc>
          <w:tcPr>
            <w:tcW w:w="0" w:type="auto"/>
            <w:shd w:val="clear" w:color="auto" w:fill="C6EFCE"/>
          </w:tcPr>
          <w:p w:rsidR="00CD157A" w:rsidRDefault="00000000" w14:paraId="08EE01FC" w14:textId="77777777">
            <w:r>
              <w:rPr>
                <w:sz w:val="18"/>
              </w:rPr>
              <w:t>Sistemas que Interactúan</w:t>
            </w:r>
          </w:p>
        </w:tc>
        <w:tc>
          <w:tcPr>
            <w:tcW w:w="0" w:type="auto"/>
            <w:shd w:val="clear" w:color="auto" w:fill="C6EFCE"/>
          </w:tcPr>
          <w:p w:rsidR="00CD157A" w:rsidRDefault="00000000" w14:paraId="2DCEC38A" w14:textId="77777777">
            <w:r>
              <w:rPr>
                <w:sz w:val="18"/>
              </w:rPr>
              <w:t>Sistema Financiero, Módulo de Aranceles, Sistema de Plan de Pagos</w:t>
            </w:r>
          </w:p>
        </w:tc>
      </w:tr>
      <w:tr w:rsidR="00CD157A" w14:paraId="1F079C4A" w14:textId="77777777">
        <w:tc>
          <w:tcPr>
            <w:tcW w:w="0" w:type="auto"/>
            <w:shd w:val="clear" w:color="auto" w:fill="C6EFCE"/>
          </w:tcPr>
          <w:p w:rsidR="00CD157A" w:rsidRDefault="00000000" w14:paraId="09B873A4" w14:textId="77777777">
            <w:r>
              <w:rPr>
                <w:sz w:val="18"/>
              </w:rPr>
              <w:t>Precondiciones</w:t>
            </w:r>
          </w:p>
        </w:tc>
        <w:tc>
          <w:tcPr>
            <w:tcW w:w="0" w:type="auto"/>
            <w:shd w:val="clear" w:color="auto" w:fill="C6EFCE"/>
          </w:tcPr>
          <w:p w:rsidR="00CD157A" w:rsidRDefault="00000000" w14:paraId="04392330" w14:textId="77777777">
            <w:r>
              <w:rPr>
                <w:sz w:val="18"/>
              </w:rPr>
              <w:t>Alumno tiene CAE activo con plan de pagos generado. Nuevo arancel referencial publicado y cargado. Existe diferencia entre arancel anterior y nuevo.</w:t>
            </w:r>
          </w:p>
        </w:tc>
      </w:tr>
      <w:tr w:rsidR="00CD157A" w14:paraId="6D7DA82F" w14:textId="77777777">
        <w:tc>
          <w:tcPr>
            <w:tcW w:w="0" w:type="auto"/>
            <w:shd w:val="clear" w:color="auto" w:fill="C6EFCE"/>
          </w:tcPr>
          <w:p w:rsidR="00CD157A" w:rsidRDefault="00000000" w14:paraId="0203910A" w14:textId="77777777">
            <w:r>
              <w:rPr>
                <w:sz w:val="18"/>
              </w:rPr>
              <w:t>Postcondición de éxito</w:t>
            </w:r>
          </w:p>
        </w:tc>
        <w:tc>
          <w:tcPr>
            <w:tcW w:w="0" w:type="auto"/>
            <w:shd w:val="clear" w:color="auto" w:fill="C6EFCE"/>
          </w:tcPr>
          <w:p w:rsidR="00CD157A" w:rsidRDefault="00000000" w14:paraId="5DDFCB0D" w14:textId="77777777">
            <w:r>
              <w:rPr>
                <w:sz w:val="18"/>
              </w:rPr>
              <w:t>Plan de pagos ajustado automáticamente. Alumno notificado. Registro de auditoría generado.</w:t>
            </w:r>
          </w:p>
        </w:tc>
      </w:tr>
      <w:tr w:rsidR="00CD157A" w14:paraId="00ACFF2E" w14:textId="77777777">
        <w:tc>
          <w:tcPr>
            <w:tcW w:w="0" w:type="auto"/>
            <w:shd w:val="clear" w:color="auto" w:fill="C6EFCE"/>
          </w:tcPr>
          <w:p w:rsidR="00CD157A" w:rsidRDefault="00000000" w14:paraId="08AA0A97" w14:textId="77777777">
            <w:r>
              <w:rPr>
                <w:sz w:val="18"/>
              </w:rPr>
              <w:t>Flujo Principal</w:t>
            </w:r>
          </w:p>
        </w:tc>
        <w:tc>
          <w:tcPr>
            <w:tcW w:w="0" w:type="auto"/>
            <w:shd w:val="clear" w:color="auto" w:fill="C6EFCE"/>
          </w:tcPr>
          <w:p w:rsidR="00CD157A" w:rsidRDefault="00000000" w14:paraId="7E64EB8A" w14:textId="77777777">
            <w:r>
              <w:rPr>
                <w:sz w:val="18"/>
              </w:rPr>
              <w:t>1. [Sistema] Detecta carga de nuevo arancel referencial. 2. [Sistema] Identifica planes de pago con arancel anterior. 3. [Sistema] Calcula diferencia. 4. [Sistema] Distribuye diferencia en última(s) cuota(s). 5. [Sistema] Actualiza plan y genera nuevo calendario. 6. [Sistema] Notifica al alumno vía email. 7. [Sistema] Genera registro de auditoría.</w:t>
            </w:r>
          </w:p>
        </w:tc>
      </w:tr>
      <w:tr w:rsidR="00CD157A" w14:paraId="22848376" w14:textId="77777777">
        <w:tc>
          <w:tcPr>
            <w:tcW w:w="0" w:type="auto"/>
            <w:shd w:val="clear" w:color="auto" w:fill="C6EFCE"/>
          </w:tcPr>
          <w:p w:rsidR="00CD157A" w:rsidRDefault="00000000" w14:paraId="07C6265C" w14:textId="77777777">
            <w:r>
              <w:rPr>
                <w:sz w:val="18"/>
              </w:rPr>
              <w:t>Flujos Alternativos</w:t>
            </w:r>
          </w:p>
        </w:tc>
        <w:tc>
          <w:tcPr>
            <w:tcW w:w="0" w:type="auto"/>
            <w:shd w:val="clear" w:color="auto" w:fill="C6EFCE"/>
          </w:tcPr>
          <w:p w:rsidR="00CD157A" w:rsidRDefault="00000000" w14:paraId="57BA5610" w14:textId="77777777">
            <w:r>
              <w:rPr>
                <w:sz w:val="18"/>
              </w:rPr>
              <w:t>4a. Si diferencia excede umbral (ej. &gt;20% del valor cuota): alerta al supervisor, no aplica ajuste automático.</w:t>
            </w:r>
          </w:p>
        </w:tc>
      </w:tr>
      <w:tr w:rsidR="00CD157A" w14:paraId="6050A485" w14:textId="77777777">
        <w:tc>
          <w:tcPr>
            <w:tcW w:w="0" w:type="auto"/>
            <w:shd w:val="clear" w:color="auto" w:fill="C6EFCE"/>
          </w:tcPr>
          <w:p w:rsidR="00CD157A" w:rsidRDefault="00000000" w14:paraId="50B4075B" w14:textId="77777777">
            <w:r>
              <w:rPr>
                <w:sz w:val="18"/>
              </w:rPr>
              <w:t>Reglas de Negocio</w:t>
            </w:r>
          </w:p>
        </w:tc>
        <w:tc>
          <w:tcPr>
            <w:tcW w:w="0" w:type="auto"/>
            <w:shd w:val="clear" w:color="auto" w:fill="C6EFCE"/>
          </w:tcPr>
          <w:p w:rsidR="00CD157A" w:rsidRDefault="00000000" w14:paraId="258AFE75" w14:textId="77777777">
            <w:r>
              <w:rPr>
                <w:sz w:val="18"/>
              </w:rPr>
              <w:t>El ajuste automático aplica solo cuando la diferencia es razonable. Diferencia excesiva requiere refinanciamiento manual con aprobación del supervisor.</w:t>
            </w:r>
          </w:p>
        </w:tc>
      </w:tr>
    </w:tbl>
    <w:p w:rsidR="00CD157A" w:rsidRDefault="00CD157A" w14:paraId="10C4703D" w14:textId="77777777">
      <w:pPr>
        <w:spacing w:after="200"/>
      </w:pPr>
    </w:p>
    <w:p w:rsidR="00CD157A" w:rsidRDefault="00000000" w14:paraId="5B12998B" w14:textId="77777777">
      <w:r>
        <w:rPr>
          <w:shd w:val="clear" w:color="auto" w:fill="C6EFCE"/>
        </w:rPr>
        <w:t>CU-024 – Mostrar Alerta CAE a Alumnos de Primer Año</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33"/>
        <w:gridCol w:w="7537"/>
      </w:tblGrid>
      <w:tr w:rsidR="00CD157A" w14:paraId="1B191A3F" w14:textId="77777777">
        <w:tc>
          <w:tcPr>
            <w:tcW w:w="0" w:type="auto"/>
            <w:shd w:val="clear" w:color="auto" w:fill="C6EFCE"/>
          </w:tcPr>
          <w:p w:rsidR="00CD157A" w:rsidRDefault="00000000" w14:paraId="73994AFA" w14:textId="77777777">
            <w:r>
              <w:rPr>
                <w:sz w:val="18"/>
              </w:rPr>
              <w:t>CU-024 – Mostrar Alerta CAE a Alumnos de Primer Año</w:t>
            </w:r>
          </w:p>
        </w:tc>
        <w:tc>
          <w:tcPr>
            <w:tcW w:w="0" w:type="auto"/>
            <w:shd w:val="clear" w:color="auto" w:fill="C6EFCE"/>
          </w:tcPr>
          <w:p w:rsidR="00CD157A" w:rsidRDefault="00CD157A" w14:paraId="5ADE3EB9" w14:textId="77777777"/>
        </w:tc>
      </w:tr>
      <w:tr w:rsidR="00CD157A" w14:paraId="62E51C14" w14:textId="77777777">
        <w:tc>
          <w:tcPr>
            <w:tcW w:w="0" w:type="auto"/>
            <w:shd w:val="clear" w:color="auto" w:fill="C6EFCE"/>
          </w:tcPr>
          <w:p w:rsidR="00CD157A" w:rsidRDefault="00000000" w14:paraId="2D10B0F7" w14:textId="77777777">
            <w:r>
              <w:rPr>
                <w:sz w:val="18"/>
              </w:rPr>
              <w:t>ID Caso de Uso</w:t>
            </w:r>
          </w:p>
        </w:tc>
        <w:tc>
          <w:tcPr>
            <w:tcW w:w="0" w:type="auto"/>
            <w:shd w:val="clear" w:color="auto" w:fill="C6EFCE"/>
          </w:tcPr>
          <w:p w:rsidR="00CD157A" w:rsidRDefault="00000000" w14:paraId="7461B18B" w14:textId="77777777">
            <w:r>
              <w:rPr>
                <w:sz w:val="18"/>
              </w:rPr>
              <w:t>CU-024</w:t>
            </w:r>
          </w:p>
        </w:tc>
      </w:tr>
      <w:tr w:rsidR="00CD157A" w14:paraId="7A283CE3" w14:textId="77777777">
        <w:tc>
          <w:tcPr>
            <w:tcW w:w="0" w:type="auto"/>
            <w:shd w:val="clear" w:color="auto" w:fill="C6EFCE"/>
          </w:tcPr>
          <w:p w:rsidR="00CD157A" w:rsidRDefault="00000000" w14:paraId="0A730B67" w14:textId="77777777">
            <w:r>
              <w:rPr>
                <w:sz w:val="18"/>
              </w:rPr>
              <w:t>RF Asociado</w:t>
            </w:r>
          </w:p>
        </w:tc>
        <w:tc>
          <w:tcPr>
            <w:tcW w:w="0" w:type="auto"/>
            <w:shd w:val="clear" w:color="auto" w:fill="C6EFCE"/>
          </w:tcPr>
          <w:p w:rsidR="00CD157A" w:rsidRDefault="00000000" w14:paraId="7A89239D" w14:textId="77777777">
            <w:r>
              <w:rPr>
                <w:sz w:val="18"/>
              </w:rPr>
              <w:t>RF-024</w:t>
            </w:r>
          </w:p>
        </w:tc>
      </w:tr>
      <w:tr w:rsidR="00CD157A" w14:paraId="04C8C0FB" w14:textId="77777777">
        <w:tc>
          <w:tcPr>
            <w:tcW w:w="0" w:type="auto"/>
            <w:shd w:val="clear" w:color="auto" w:fill="C6EFCE"/>
          </w:tcPr>
          <w:p w:rsidR="00CD157A" w:rsidRDefault="00000000" w14:paraId="74B4BE3B" w14:textId="77777777">
            <w:r>
              <w:rPr>
                <w:sz w:val="18"/>
              </w:rPr>
              <w:t>Criticidad</w:t>
            </w:r>
          </w:p>
        </w:tc>
        <w:tc>
          <w:tcPr>
            <w:tcW w:w="0" w:type="auto"/>
            <w:shd w:val="clear" w:color="auto" w:fill="C6EFCE"/>
          </w:tcPr>
          <w:p w:rsidR="00CD157A" w:rsidRDefault="00000000" w14:paraId="54F2E1AE" w14:textId="77777777">
            <w:r>
              <w:rPr>
                <w:sz w:val="18"/>
              </w:rPr>
              <w:t>Media</w:t>
            </w:r>
          </w:p>
        </w:tc>
      </w:tr>
      <w:tr w:rsidR="00CD157A" w14:paraId="68E193E6" w14:textId="77777777">
        <w:tc>
          <w:tcPr>
            <w:tcW w:w="0" w:type="auto"/>
            <w:shd w:val="clear" w:color="auto" w:fill="C6EFCE"/>
          </w:tcPr>
          <w:p w:rsidR="00CD157A" w:rsidRDefault="00000000" w14:paraId="24A01ED3" w14:textId="77777777">
            <w:r>
              <w:rPr>
                <w:sz w:val="18"/>
              </w:rPr>
              <w:t>Actor(es) Primario(s)</w:t>
            </w:r>
          </w:p>
        </w:tc>
        <w:tc>
          <w:tcPr>
            <w:tcW w:w="0" w:type="auto"/>
            <w:shd w:val="clear" w:color="auto" w:fill="C6EFCE"/>
          </w:tcPr>
          <w:p w:rsidR="00CD157A" w:rsidRDefault="00000000" w14:paraId="2DCB3CA0" w14:textId="77777777">
            <w:r>
              <w:rPr>
                <w:sz w:val="18"/>
              </w:rPr>
              <w:t>Alumno, Sistema</w:t>
            </w:r>
          </w:p>
        </w:tc>
      </w:tr>
      <w:tr w:rsidR="00CD157A" w14:paraId="0124E2C8" w14:textId="77777777">
        <w:tc>
          <w:tcPr>
            <w:tcW w:w="0" w:type="auto"/>
            <w:shd w:val="clear" w:color="auto" w:fill="C6EFCE"/>
          </w:tcPr>
          <w:p w:rsidR="00CD157A" w:rsidRDefault="00000000" w14:paraId="30F3CD3A" w14:textId="77777777">
            <w:r>
              <w:rPr>
                <w:sz w:val="18"/>
              </w:rPr>
              <w:t>Sistemas que Interactúan</w:t>
            </w:r>
          </w:p>
        </w:tc>
        <w:tc>
          <w:tcPr>
            <w:tcW w:w="0" w:type="auto"/>
            <w:shd w:val="clear" w:color="auto" w:fill="C6EFCE"/>
          </w:tcPr>
          <w:p w:rsidR="00CD157A" w:rsidRDefault="00000000" w14:paraId="1414E86A" w14:textId="77777777">
            <w:r>
              <w:rPr>
                <w:sz w:val="18"/>
              </w:rPr>
              <w:t>Sistema Académico, Base de datos CAE</w:t>
            </w:r>
          </w:p>
        </w:tc>
      </w:tr>
      <w:tr w:rsidR="00CD157A" w14:paraId="431A89F7" w14:textId="77777777">
        <w:tc>
          <w:tcPr>
            <w:tcW w:w="0" w:type="auto"/>
            <w:shd w:val="clear" w:color="auto" w:fill="C6EFCE"/>
          </w:tcPr>
          <w:p w:rsidR="00CD157A" w:rsidRDefault="00000000" w14:paraId="7F1CD5F0" w14:textId="77777777">
            <w:r>
              <w:rPr>
                <w:sz w:val="18"/>
              </w:rPr>
              <w:t>Precondiciones</w:t>
            </w:r>
          </w:p>
        </w:tc>
        <w:tc>
          <w:tcPr>
            <w:tcW w:w="0" w:type="auto"/>
            <w:shd w:val="clear" w:color="auto" w:fill="C6EFCE"/>
          </w:tcPr>
          <w:p w:rsidR="00CD157A" w:rsidRDefault="00000000" w14:paraId="10485CBD" w14:textId="77777777">
            <w:r>
              <w:rPr>
                <w:sz w:val="18"/>
              </w:rPr>
              <w:t>Alumno autenticado, de primer año (año de ingreso vigente, es decir, primer año), con CAE asignado.</w:t>
            </w:r>
          </w:p>
        </w:tc>
      </w:tr>
      <w:tr w:rsidR="00CD157A" w14:paraId="1E816ED7" w14:textId="77777777">
        <w:tc>
          <w:tcPr>
            <w:tcW w:w="0" w:type="auto"/>
            <w:shd w:val="clear" w:color="auto" w:fill="C6EFCE"/>
          </w:tcPr>
          <w:p w:rsidR="00CD157A" w:rsidRDefault="00000000" w14:paraId="6C2B9142" w14:textId="77777777">
            <w:r>
              <w:rPr>
                <w:sz w:val="18"/>
              </w:rPr>
              <w:t>Postcondición de éxito</w:t>
            </w:r>
          </w:p>
        </w:tc>
        <w:tc>
          <w:tcPr>
            <w:tcW w:w="0" w:type="auto"/>
            <w:shd w:val="clear" w:color="auto" w:fill="C6EFCE"/>
          </w:tcPr>
          <w:p w:rsidR="00CD157A" w:rsidRDefault="00000000" w14:paraId="5E708A95" w14:textId="77777777">
            <w:r>
              <w:rPr>
                <w:sz w:val="18"/>
              </w:rPr>
              <w:t>Alumno notificado. Registro de notificación generado.</w:t>
            </w:r>
          </w:p>
        </w:tc>
      </w:tr>
      <w:tr w:rsidR="00CD157A" w14:paraId="4D669EFC" w14:textId="77777777">
        <w:tc>
          <w:tcPr>
            <w:tcW w:w="0" w:type="auto"/>
            <w:shd w:val="clear" w:color="auto" w:fill="C6EFCE"/>
          </w:tcPr>
          <w:p w:rsidR="00CD157A" w:rsidRDefault="00000000" w14:paraId="6685F97B" w14:textId="77777777">
            <w:r>
              <w:rPr>
                <w:sz w:val="18"/>
              </w:rPr>
              <w:t>Flujo Principal</w:t>
            </w:r>
          </w:p>
        </w:tc>
        <w:tc>
          <w:tcPr>
            <w:tcW w:w="0" w:type="auto"/>
            <w:shd w:val="clear" w:color="auto" w:fill="C6EFCE"/>
          </w:tcPr>
          <w:p w:rsidR="00CD157A" w:rsidRDefault="00000000" w14:paraId="3CC0D98C" w14:textId="77777777">
            <w:r>
              <w:rPr>
                <w:sz w:val="18"/>
              </w:rPr>
              <w:t xml:space="preserve">1. [Sistema] Detecta alumno de primer año con CAE. 2. [Sistema] Muestra ventana emergente informativa. 3. [Alumno] Lee y confirma ("Entendido"). 4. [Sistema] Registra notificación (RUT, </w:t>
            </w:r>
            <w:proofErr w:type="spellStart"/>
            <w:r>
              <w:rPr>
                <w:sz w:val="18"/>
              </w:rPr>
              <w:t>timestamp</w:t>
            </w:r>
            <w:proofErr w:type="spellEnd"/>
            <w:r>
              <w:rPr>
                <w:sz w:val="18"/>
              </w:rPr>
              <w:t>). 5. [Sistema] Permite continuar el proceso.</w:t>
            </w:r>
          </w:p>
        </w:tc>
      </w:tr>
      <w:tr w:rsidR="00CD157A" w14:paraId="78AA9719" w14:textId="77777777">
        <w:tc>
          <w:tcPr>
            <w:tcW w:w="0" w:type="auto"/>
            <w:shd w:val="clear" w:color="auto" w:fill="C6EFCE"/>
          </w:tcPr>
          <w:p w:rsidR="00CD157A" w:rsidRDefault="00000000" w14:paraId="74EDFC31" w14:textId="77777777">
            <w:r>
              <w:rPr>
                <w:sz w:val="18"/>
              </w:rPr>
              <w:t>Flujos Alternativos</w:t>
            </w:r>
          </w:p>
        </w:tc>
        <w:tc>
          <w:tcPr>
            <w:tcW w:w="0" w:type="auto"/>
            <w:shd w:val="clear" w:color="auto" w:fill="C6EFCE"/>
          </w:tcPr>
          <w:p w:rsidR="00CD157A" w:rsidRDefault="00000000" w14:paraId="68F0CB0D" w14:textId="77777777">
            <w:r>
              <w:rPr>
                <w:sz w:val="18"/>
              </w:rPr>
              <w:t>2a. Si ya fue notificado en esta sesión, no se muestra de nuevo.</w:t>
            </w:r>
          </w:p>
        </w:tc>
      </w:tr>
      <w:tr w:rsidR="00CD157A" w14:paraId="3222B4A4" w14:textId="77777777">
        <w:tc>
          <w:tcPr>
            <w:tcW w:w="0" w:type="auto"/>
            <w:shd w:val="clear" w:color="auto" w:fill="C6EFCE"/>
          </w:tcPr>
          <w:p w:rsidR="00CD157A" w:rsidRDefault="00000000" w14:paraId="43739111" w14:textId="77777777">
            <w:r>
              <w:rPr>
                <w:sz w:val="18"/>
              </w:rPr>
              <w:t>Reglas de Negocio</w:t>
            </w:r>
          </w:p>
        </w:tc>
        <w:tc>
          <w:tcPr>
            <w:tcW w:w="0" w:type="auto"/>
            <w:shd w:val="clear" w:color="auto" w:fill="C6EFCE"/>
          </w:tcPr>
          <w:p w:rsidR="00CD157A" w:rsidRDefault="00000000" w14:paraId="43912419" w14:textId="77777777">
            <w:r>
              <w:rPr>
                <w:sz w:val="18"/>
              </w:rPr>
              <w:t>Alerta informativa, no bloquea. Se muestra una vez por sesión. Contenido definido por financiamiento.</w:t>
            </w:r>
          </w:p>
        </w:tc>
      </w:tr>
    </w:tbl>
    <w:p w:rsidR="00C67C71" w:rsidP="00C67C71" w:rsidRDefault="00C67C71" w14:paraId="30000069" w14:textId="77777777">
      <w:pPr>
        <w:spacing w:after="80"/>
      </w:pPr>
    </w:p>
    <w:p w:rsidR="00C67C71" w:rsidP="00C67C71" w:rsidRDefault="00C67C71" w14:paraId="275BC32F" w14:textId="77777777">
      <w:r>
        <w:br w:type="page"/>
      </w:r>
    </w:p>
    <w:p w:rsidR="00C67C71" w:rsidP="00C67C71" w:rsidRDefault="00C67C71" w14:paraId="065BB03A" w14:textId="77777777">
      <w:pPr>
        <w:pStyle w:val="Ttulo1"/>
      </w:pPr>
      <w:r>
        <w:t>5. Matriz de Trazabilidad RF → CU</w:t>
      </w:r>
    </w:p>
    <w:tbl>
      <w:tblPr>
        <w:tblW w:w="97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200"/>
        <w:gridCol w:w="2400"/>
        <w:gridCol w:w="1600"/>
        <w:gridCol w:w="4560"/>
      </w:tblGrid>
      <w:tr w:rsidR="00A2027A" w:rsidTr="00252F8F" w14:paraId="2303FF4F" w14:textId="77777777">
        <w:tc>
          <w:tcPr>
            <w:tcW w:w="1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068465DC" w14:textId="77777777">
            <w:r>
              <w:rPr>
                <w:b/>
                <w:bCs/>
                <w:color w:val="003366"/>
                <w:sz w:val="18"/>
                <w:szCs w:val="18"/>
              </w:rPr>
              <w:t>RF</w:t>
            </w:r>
          </w:p>
        </w:tc>
        <w:tc>
          <w:tcPr>
            <w:tcW w:w="24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204452A9" w14:textId="77777777">
            <w:r>
              <w:rPr>
                <w:b/>
                <w:bCs/>
                <w:color w:val="003366"/>
                <w:sz w:val="18"/>
                <w:szCs w:val="18"/>
              </w:rPr>
              <w:t>Nombre RF</w:t>
            </w:r>
          </w:p>
        </w:tc>
        <w:tc>
          <w:tcPr>
            <w:tcW w:w="16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7823D789" w14:textId="77777777">
            <w:r>
              <w:rPr>
                <w:b/>
                <w:bCs/>
                <w:color w:val="003366"/>
                <w:sz w:val="18"/>
                <w:szCs w:val="18"/>
              </w:rPr>
              <w:t>CU Asociado</w:t>
            </w:r>
          </w:p>
        </w:tc>
        <w:tc>
          <w:tcPr>
            <w:tcW w:w="456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tcPr>
          <w:p w:rsidR="00C67C71" w:rsidP="00252F8F" w:rsidRDefault="00C67C71" w14:paraId="1210A12D" w14:textId="77777777">
            <w:r>
              <w:rPr>
                <w:b/>
                <w:bCs/>
                <w:color w:val="003366"/>
                <w:sz w:val="18"/>
                <w:szCs w:val="18"/>
              </w:rPr>
              <w:t>Nombre CU</w:t>
            </w:r>
          </w:p>
        </w:tc>
      </w:tr>
      <w:tr w:rsidR="00A2027A" w:rsidTr="00252F8F" w14:paraId="37F4EBA7" w14:textId="77777777">
        <w:tc>
          <w:tcPr>
            <w:tcW w:w="1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6B6649DF" w14:textId="77777777">
            <w:r>
              <w:rPr>
                <w:color w:val="1A1A2E"/>
                <w:sz w:val="18"/>
                <w:szCs w:val="18"/>
              </w:rPr>
              <w:t>RF-001</w:t>
            </w:r>
          </w:p>
        </w:tc>
        <w:tc>
          <w:tcPr>
            <w:tcW w:w="2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4E2CD77D" w14:textId="77777777">
            <w:r>
              <w:rPr>
                <w:color w:val="1A1A2E"/>
                <w:sz w:val="18"/>
                <w:szCs w:val="18"/>
              </w:rPr>
              <w:t>Proceso de Matrícula</w:t>
            </w:r>
          </w:p>
        </w:tc>
        <w:tc>
          <w:tcPr>
            <w:tcW w:w="1600" w:type="dxa"/>
            <w:tcBorders>
              <w:top w:val="single" w:color="CCCCCC" w:sz="1" w:space="0"/>
              <w:left w:val="single" w:color="CCCCCC" w:sz="1" w:space="0"/>
              <w:bottom w:val="single" w:color="CCCCCC" w:sz="1" w:space="0"/>
              <w:right w:val="single" w:color="CCCCCC" w:sz="1" w:space="0"/>
            </w:tcBorders>
            <w:shd w:val="clear" w:color="auto" w:fill="E3F2FD"/>
            <w:tcMar>
              <w:top w:w="80" w:type="dxa"/>
              <w:left w:w="120" w:type="dxa"/>
              <w:bottom w:w="80" w:type="dxa"/>
              <w:right w:w="120" w:type="dxa"/>
            </w:tcMar>
          </w:tcPr>
          <w:p w:rsidR="00C67C71" w:rsidP="00252F8F" w:rsidRDefault="00C67C71" w14:paraId="2953AA68" w14:textId="77777777">
            <w:r>
              <w:rPr>
                <w:color w:val="1A1A2E"/>
                <w:sz w:val="18"/>
                <w:szCs w:val="18"/>
              </w:rPr>
              <w:t>CU-001</w:t>
            </w:r>
          </w:p>
        </w:tc>
        <w:tc>
          <w:tcPr>
            <w:tcW w:w="4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09BD2303" w14:textId="77777777">
            <w:r>
              <w:rPr>
                <w:color w:val="1A1A2E"/>
                <w:sz w:val="18"/>
                <w:szCs w:val="18"/>
              </w:rPr>
              <w:t xml:space="preserve">Procesar </w:t>
            </w:r>
            <w:proofErr w:type="spellStart"/>
            <w:r>
              <w:rPr>
                <w:color w:val="1A1A2E"/>
                <w:sz w:val="18"/>
                <w:szCs w:val="18"/>
              </w:rPr>
              <w:t>Rematrícula</w:t>
            </w:r>
            <w:proofErr w:type="spellEnd"/>
            <w:r>
              <w:rPr>
                <w:color w:val="1A1A2E"/>
                <w:sz w:val="18"/>
                <w:szCs w:val="18"/>
              </w:rPr>
              <w:t xml:space="preserve"> Online Completa</w:t>
            </w:r>
          </w:p>
        </w:tc>
      </w:tr>
      <w:tr w:rsidR="00A2027A" w:rsidTr="00252F8F" w14:paraId="126AB2A8" w14:textId="77777777">
        <w:tc>
          <w:tcPr>
            <w:tcW w:w="1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4A013D09" w14:textId="77777777">
            <w:r>
              <w:rPr>
                <w:color w:val="1A1A2E"/>
                <w:sz w:val="18"/>
                <w:szCs w:val="18"/>
              </w:rPr>
              <w:t>RF-002</w:t>
            </w:r>
          </w:p>
        </w:tc>
        <w:tc>
          <w:tcPr>
            <w:tcW w:w="2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2C8F542B" w14:textId="77777777">
            <w:r>
              <w:rPr>
                <w:color w:val="1A1A2E"/>
                <w:sz w:val="18"/>
                <w:szCs w:val="18"/>
              </w:rPr>
              <w:t>Autenticar Alumno</w:t>
            </w:r>
          </w:p>
        </w:tc>
        <w:tc>
          <w:tcPr>
            <w:tcW w:w="1600" w:type="dxa"/>
            <w:tcBorders>
              <w:top w:val="single" w:color="CCCCCC" w:sz="1" w:space="0"/>
              <w:left w:val="single" w:color="CCCCCC" w:sz="1" w:space="0"/>
              <w:bottom w:val="single" w:color="CCCCCC" w:sz="1" w:space="0"/>
              <w:right w:val="single" w:color="CCCCCC" w:sz="1" w:space="0"/>
            </w:tcBorders>
            <w:shd w:val="clear" w:color="auto" w:fill="E3F2FD"/>
            <w:tcMar>
              <w:top w:w="80" w:type="dxa"/>
              <w:left w:w="120" w:type="dxa"/>
              <w:bottom w:w="80" w:type="dxa"/>
              <w:right w:w="120" w:type="dxa"/>
            </w:tcMar>
          </w:tcPr>
          <w:p w:rsidR="00C67C71" w:rsidP="00252F8F" w:rsidRDefault="00C67C71" w14:paraId="119CBD8E" w14:textId="77777777">
            <w:r>
              <w:rPr>
                <w:color w:val="1A1A2E"/>
                <w:sz w:val="18"/>
                <w:szCs w:val="18"/>
              </w:rPr>
              <w:t>CU-002</w:t>
            </w:r>
          </w:p>
        </w:tc>
        <w:tc>
          <w:tcPr>
            <w:tcW w:w="4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4520B273" w14:textId="77777777">
            <w:r>
              <w:rPr>
                <w:color w:val="1A1A2E"/>
                <w:sz w:val="18"/>
                <w:szCs w:val="18"/>
              </w:rPr>
              <w:t>Autenticar Alumno (Login U+)</w:t>
            </w:r>
          </w:p>
        </w:tc>
      </w:tr>
      <w:tr w:rsidR="00A2027A" w:rsidTr="00252F8F" w14:paraId="3D302B77" w14:textId="77777777">
        <w:tc>
          <w:tcPr>
            <w:tcW w:w="1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22549872" w14:textId="77777777">
            <w:r>
              <w:rPr>
                <w:color w:val="1A1A2E"/>
                <w:sz w:val="18"/>
                <w:szCs w:val="18"/>
              </w:rPr>
              <w:t>RF-003</w:t>
            </w:r>
          </w:p>
        </w:tc>
        <w:tc>
          <w:tcPr>
            <w:tcW w:w="2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226916D9" w14:textId="77777777">
            <w:r>
              <w:rPr>
                <w:color w:val="1A1A2E"/>
                <w:sz w:val="18"/>
                <w:szCs w:val="18"/>
              </w:rPr>
              <w:t>Cargar Información del Alumno</w:t>
            </w:r>
          </w:p>
        </w:tc>
        <w:tc>
          <w:tcPr>
            <w:tcW w:w="1600" w:type="dxa"/>
            <w:tcBorders>
              <w:top w:val="single" w:color="CCCCCC" w:sz="1" w:space="0"/>
              <w:left w:val="single" w:color="CCCCCC" w:sz="1" w:space="0"/>
              <w:bottom w:val="single" w:color="CCCCCC" w:sz="1" w:space="0"/>
              <w:right w:val="single" w:color="CCCCCC" w:sz="1" w:space="0"/>
            </w:tcBorders>
            <w:shd w:val="clear" w:color="auto" w:fill="E3F2FD"/>
            <w:tcMar>
              <w:top w:w="80" w:type="dxa"/>
              <w:left w:w="120" w:type="dxa"/>
              <w:bottom w:w="80" w:type="dxa"/>
              <w:right w:w="120" w:type="dxa"/>
            </w:tcMar>
          </w:tcPr>
          <w:p w:rsidR="00C67C71" w:rsidP="00252F8F" w:rsidRDefault="00C67C71" w14:paraId="349E369C" w14:textId="77777777">
            <w:r>
              <w:rPr>
                <w:color w:val="1A1A2E"/>
                <w:sz w:val="18"/>
                <w:szCs w:val="18"/>
              </w:rPr>
              <w:t>CU-003</w:t>
            </w:r>
          </w:p>
        </w:tc>
        <w:tc>
          <w:tcPr>
            <w:tcW w:w="4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34A1C5DB" w14:textId="77777777">
            <w:r>
              <w:rPr>
                <w:color w:val="1A1A2E"/>
                <w:sz w:val="18"/>
                <w:szCs w:val="18"/>
              </w:rPr>
              <w:t>Cargar Información del Alumno</w:t>
            </w:r>
          </w:p>
        </w:tc>
      </w:tr>
      <w:tr w:rsidR="00A2027A" w:rsidTr="00252F8F" w14:paraId="66B22078" w14:textId="77777777">
        <w:tc>
          <w:tcPr>
            <w:tcW w:w="1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7C0043F3" w14:textId="77777777">
            <w:r>
              <w:rPr>
                <w:color w:val="1A1A2E"/>
                <w:sz w:val="18"/>
                <w:szCs w:val="18"/>
              </w:rPr>
              <w:t>RF-004</w:t>
            </w:r>
          </w:p>
        </w:tc>
        <w:tc>
          <w:tcPr>
            <w:tcW w:w="2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313BCBAC" w14:textId="77777777">
            <w:r>
              <w:rPr>
                <w:color w:val="1A1A2E"/>
                <w:sz w:val="18"/>
                <w:szCs w:val="18"/>
              </w:rPr>
              <w:t>Editar Datos Personales</w:t>
            </w:r>
          </w:p>
        </w:tc>
        <w:tc>
          <w:tcPr>
            <w:tcW w:w="1600" w:type="dxa"/>
            <w:tcBorders>
              <w:top w:val="single" w:color="CCCCCC" w:sz="1" w:space="0"/>
              <w:left w:val="single" w:color="CCCCCC" w:sz="1" w:space="0"/>
              <w:bottom w:val="single" w:color="CCCCCC" w:sz="1" w:space="0"/>
              <w:right w:val="single" w:color="CCCCCC" w:sz="1" w:space="0"/>
            </w:tcBorders>
            <w:shd w:val="clear" w:color="auto" w:fill="E3F2FD"/>
            <w:tcMar>
              <w:top w:w="80" w:type="dxa"/>
              <w:left w:w="120" w:type="dxa"/>
              <w:bottom w:w="80" w:type="dxa"/>
              <w:right w:w="120" w:type="dxa"/>
            </w:tcMar>
          </w:tcPr>
          <w:p w:rsidR="00C67C71" w:rsidP="00252F8F" w:rsidRDefault="00C67C71" w14:paraId="5E014BD7" w14:textId="77777777">
            <w:r>
              <w:rPr>
                <w:color w:val="1A1A2E"/>
                <w:sz w:val="18"/>
                <w:szCs w:val="18"/>
              </w:rPr>
              <w:t>CU-004</w:t>
            </w:r>
          </w:p>
        </w:tc>
        <w:tc>
          <w:tcPr>
            <w:tcW w:w="4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72C76672" w14:textId="77777777">
            <w:r>
              <w:rPr>
                <w:color w:val="1A1A2E"/>
                <w:sz w:val="18"/>
                <w:szCs w:val="18"/>
              </w:rPr>
              <w:t>Editar Datos Personales</w:t>
            </w:r>
          </w:p>
        </w:tc>
      </w:tr>
      <w:tr w:rsidR="00A2027A" w:rsidTr="00252F8F" w14:paraId="3BACD394" w14:textId="77777777">
        <w:tc>
          <w:tcPr>
            <w:tcW w:w="1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5A947B93" w14:textId="77777777">
            <w:r>
              <w:rPr>
                <w:color w:val="1A1A2E"/>
                <w:sz w:val="18"/>
                <w:szCs w:val="18"/>
              </w:rPr>
              <w:t>RF-005</w:t>
            </w:r>
          </w:p>
        </w:tc>
        <w:tc>
          <w:tcPr>
            <w:tcW w:w="2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0D55AA65" w14:textId="77777777">
            <w:r>
              <w:rPr>
                <w:color w:val="1A1A2E"/>
                <w:sz w:val="18"/>
                <w:szCs w:val="18"/>
              </w:rPr>
              <w:t>Validar Email Personal</w:t>
            </w:r>
          </w:p>
        </w:tc>
        <w:tc>
          <w:tcPr>
            <w:tcW w:w="1600" w:type="dxa"/>
            <w:tcBorders>
              <w:top w:val="single" w:color="CCCCCC" w:sz="1" w:space="0"/>
              <w:left w:val="single" w:color="CCCCCC" w:sz="1" w:space="0"/>
              <w:bottom w:val="single" w:color="CCCCCC" w:sz="1" w:space="0"/>
              <w:right w:val="single" w:color="CCCCCC" w:sz="1" w:space="0"/>
            </w:tcBorders>
            <w:shd w:val="clear" w:color="auto" w:fill="E3F2FD"/>
            <w:tcMar>
              <w:top w:w="80" w:type="dxa"/>
              <w:left w:w="120" w:type="dxa"/>
              <w:bottom w:w="80" w:type="dxa"/>
              <w:right w:w="120" w:type="dxa"/>
            </w:tcMar>
          </w:tcPr>
          <w:p w:rsidR="00C67C71" w:rsidP="00252F8F" w:rsidRDefault="00C67C71" w14:paraId="2A769F10" w14:textId="77777777">
            <w:r>
              <w:rPr>
                <w:color w:val="1A1A2E"/>
                <w:sz w:val="18"/>
                <w:szCs w:val="18"/>
              </w:rPr>
              <w:t>CU-005</w:t>
            </w:r>
          </w:p>
        </w:tc>
        <w:tc>
          <w:tcPr>
            <w:tcW w:w="4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23C0EF66" w14:textId="77777777">
            <w:r>
              <w:rPr>
                <w:color w:val="1A1A2E"/>
                <w:sz w:val="18"/>
                <w:szCs w:val="18"/>
              </w:rPr>
              <w:t>Validar Email Personal (OTP)</w:t>
            </w:r>
          </w:p>
        </w:tc>
      </w:tr>
      <w:tr w:rsidR="00A2027A" w:rsidTr="00252F8F" w14:paraId="4F087CC0" w14:textId="77777777">
        <w:tc>
          <w:tcPr>
            <w:tcW w:w="1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703D9F18" w14:textId="77777777">
            <w:r>
              <w:rPr>
                <w:color w:val="1A1A2E"/>
                <w:sz w:val="18"/>
                <w:szCs w:val="18"/>
              </w:rPr>
              <w:t>RF-006</w:t>
            </w:r>
          </w:p>
        </w:tc>
        <w:tc>
          <w:tcPr>
            <w:tcW w:w="2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070D3CC1" w14:textId="77777777">
            <w:r>
              <w:rPr>
                <w:color w:val="1A1A2E"/>
                <w:sz w:val="18"/>
                <w:szCs w:val="18"/>
              </w:rPr>
              <w:t>Validar Teléfono Celular</w:t>
            </w:r>
          </w:p>
        </w:tc>
        <w:tc>
          <w:tcPr>
            <w:tcW w:w="1600" w:type="dxa"/>
            <w:tcBorders>
              <w:top w:val="single" w:color="CCCCCC" w:sz="1" w:space="0"/>
              <w:left w:val="single" w:color="CCCCCC" w:sz="1" w:space="0"/>
              <w:bottom w:val="single" w:color="CCCCCC" w:sz="1" w:space="0"/>
              <w:right w:val="single" w:color="CCCCCC" w:sz="1" w:space="0"/>
            </w:tcBorders>
            <w:shd w:val="clear" w:color="auto" w:fill="E3F2FD"/>
            <w:tcMar>
              <w:top w:w="80" w:type="dxa"/>
              <w:left w:w="120" w:type="dxa"/>
              <w:bottom w:w="80" w:type="dxa"/>
              <w:right w:w="120" w:type="dxa"/>
            </w:tcMar>
          </w:tcPr>
          <w:p w:rsidR="00C67C71" w:rsidP="00252F8F" w:rsidRDefault="00C67C71" w14:paraId="21E07448" w14:textId="77777777">
            <w:r>
              <w:rPr>
                <w:color w:val="1A1A2E"/>
                <w:sz w:val="18"/>
                <w:szCs w:val="18"/>
              </w:rPr>
              <w:t>CU-006</w:t>
            </w:r>
          </w:p>
        </w:tc>
        <w:tc>
          <w:tcPr>
            <w:tcW w:w="4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3AD9C287" w14:textId="77777777">
            <w:r>
              <w:rPr>
                <w:color w:val="1A1A2E"/>
                <w:sz w:val="18"/>
                <w:szCs w:val="18"/>
              </w:rPr>
              <w:t>Validar Teléfono Celular (OTP)</w:t>
            </w:r>
          </w:p>
        </w:tc>
      </w:tr>
      <w:tr w:rsidR="00A2027A" w:rsidTr="00252F8F" w14:paraId="6026F4DF" w14:textId="77777777">
        <w:tc>
          <w:tcPr>
            <w:tcW w:w="1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13A6A513" w14:textId="77777777">
            <w:r>
              <w:rPr>
                <w:color w:val="1A1A2E"/>
                <w:sz w:val="18"/>
                <w:szCs w:val="18"/>
              </w:rPr>
              <w:t>RF-007</w:t>
            </w:r>
          </w:p>
        </w:tc>
        <w:tc>
          <w:tcPr>
            <w:tcW w:w="2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7B177CC6" w14:textId="77777777">
            <w:r>
              <w:rPr>
                <w:color w:val="1A1A2E"/>
                <w:sz w:val="18"/>
                <w:szCs w:val="18"/>
              </w:rPr>
              <w:t>Mostrar Carreras Vigentes del RUT</w:t>
            </w:r>
          </w:p>
        </w:tc>
        <w:tc>
          <w:tcPr>
            <w:tcW w:w="1600" w:type="dxa"/>
            <w:tcBorders>
              <w:top w:val="single" w:color="CCCCCC" w:sz="1" w:space="0"/>
              <w:left w:val="single" w:color="CCCCCC" w:sz="1" w:space="0"/>
              <w:bottom w:val="single" w:color="CCCCCC" w:sz="1" w:space="0"/>
              <w:right w:val="single" w:color="CCCCCC" w:sz="1" w:space="0"/>
            </w:tcBorders>
            <w:shd w:val="clear" w:color="auto" w:fill="E3F2FD"/>
            <w:tcMar>
              <w:top w:w="80" w:type="dxa"/>
              <w:left w:w="120" w:type="dxa"/>
              <w:bottom w:w="80" w:type="dxa"/>
              <w:right w:w="120" w:type="dxa"/>
            </w:tcMar>
          </w:tcPr>
          <w:p w:rsidR="00C67C71" w:rsidP="00252F8F" w:rsidRDefault="00C67C71" w14:paraId="4F1AC4F2" w14:textId="77777777">
            <w:r>
              <w:rPr>
                <w:color w:val="1A1A2E"/>
                <w:sz w:val="18"/>
                <w:szCs w:val="18"/>
              </w:rPr>
              <w:t>CU-007</w:t>
            </w:r>
          </w:p>
        </w:tc>
        <w:tc>
          <w:tcPr>
            <w:tcW w:w="4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51024BE8" w14:textId="77777777">
            <w:r>
              <w:rPr>
                <w:color w:val="1A1A2E"/>
                <w:sz w:val="18"/>
                <w:szCs w:val="18"/>
              </w:rPr>
              <w:t>Mostrar Carreras Vigentes del RUT</w:t>
            </w:r>
          </w:p>
        </w:tc>
      </w:tr>
      <w:tr w:rsidR="00A2027A" w:rsidTr="00252F8F" w14:paraId="3C6C480C" w14:textId="77777777">
        <w:tc>
          <w:tcPr>
            <w:tcW w:w="1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518CF6F0" w14:textId="77777777">
            <w:r>
              <w:rPr>
                <w:color w:val="1A1A2E"/>
                <w:sz w:val="18"/>
                <w:szCs w:val="18"/>
              </w:rPr>
              <w:t>RF-008</w:t>
            </w:r>
          </w:p>
        </w:tc>
        <w:tc>
          <w:tcPr>
            <w:tcW w:w="2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27EA2C8E" w14:textId="77777777">
            <w:r>
              <w:rPr>
                <w:color w:val="1A1A2E"/>
                <w:sz w:val="18"/>
                <w:szCs w:val="18"/>
              </w:rPr>
              <w:t>Seleccionar Carrera y Visualizar Detalle</w:t>
            </w:r>
          </w:p>
        </w:tc>
        <w:tc>
          <w:tcPr>
            <w:tcW w:w="1600" w:type="dxa"/>
            <w:tcBorders>
              <w:top w:val="single" w:color="CCCCCC" w:sz="1" w:space="0"/>
              <w:left w:val="single" w:color="CCCCCC" w:sz="1" w:space="0"/>
              <w:bottom w:val="single" w:color="CCCCCC" w:sz="1" w:space="0"/>
              <w:right w:val="single" w:color="CCCCCC" w:sz="1" w:space="0"/>
            </w:tcBorders>
            <w:shd w:val="clear" w:color="auto" w:fill="E3F2FD"/>
            <w:tcMar>
              <w:top w:w="80" w:type="dxa"/>
              <w:left w:w="120" w:type="dxa"/>
              <w:bottom w:w="80" w:type="dxa"/>
              <w:right w:w="120" w:type="dxa"/>
            </w:tcMar>
          </w:tcPr>
          <w:p w:rsidR="00C67C71" w:rsidP="00252F8F" w:rsidRDefault="00C67C71" w14:paraId="5DBC157B" w14:textId="77777777">
            <w:r>
              <w:rPr>
                <w:color w:val="1A1A2E"/>
                <w:sz w:val="18"/>
                <w:szCs w:val="18"/>
              </w:rPr>
              <w:t>CU-008</w:t>
            </w:r>
          </w:p>
        </w:tc>
        <w:tc>
          <w:tcPr>
            <w:tcW w:w="4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1390FDFB" w14:textId="77777777">
            <w:r>
              <w:rPr>
                <w:color w:val="1A1A2E"/>
                <w:sz w:val="18"/>
                <w:szCs w:val="18"/>
              </w:rPr>
              <w:t>Seleccionar Carrera y Visualizar Detalle</w:t>
            </w:r>
          </w:p>
        </w:tc>
      </w:tr>
      <w:tr w:rsidR="00A2027A" w:rsidTr="00252F8F" w14:paraId="2E75A093" w14:textId="77777777">
        <w:tc>
          <w:tcPr>
            <w:tcW w:w="1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2114C13D" w14:textId="77777777">
            <w:r>
              <w:rPr>
                <w:color w:val="1A1A2E"/>
                <w:sz w:val="18"/>
                <w:szCs w:val="18"/>
              </w:rPr>
              <w:t>RF-009</w:t>
            </w:r>
          </w:p>
        </w:tc>
        <w:tc>
          <w:tcPr>
            <w:tcW w:w="2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34460293" w14:textId="77777777">
            <w:r>
              <w:rPr>
                <w:color w:val="1A1A2E"/>
                <w:sz w:val="18"/>
                <w:szCs w:val="18"/>
              </w:rPr>
              <w:t>Consultar Becas y Beneficios Vigentes</w:t>
            </w:r>
          </w:p>
        </w:tc>
        <w:tc>
          <w:tcPr>
            <w:tcW w:w="1600" w:type="dxa"/>
            <w:tcBorders>
              <w:top w:val="single" w:color="CCCCCC" w:sz="1" w:space="0"/>
              <w:left w:val="single" w:color="CCCCCC" w:sz="1" w:space="0"/>
              <w:bottom w:val="single" w:color="CCCCCC" w:sz="1" w:space="0"/>
              <w:right w:val="single" w:color="CCCCCC" w:sz="1" w:space="0"/>
            </w:tcBorders>
            <w:shd w:val="clear" w:color="auto" w:fill="E3F2FD"/>
            <w:tcMar>
              <w:top w:w="80" w:type="dxa"/>
              <w:left w:w="120" w:type="dxa"/>
              <w:bottom w:w="80" w:type="dxa"/>
              <w:right w:w="120" w:type="dxa"/>
            </w:tcMar>
          </w:tcPr>
          <w:p w:rsidR="00C67C71" w:rsidP="00252F8F" w:rsidRDefault="00C67C71" w14:paraId="7CDD8AD4" w14:textId="77777777">
            <w:r>
              <w:rPr>
                <w:color w:val="1A1A2E"/>
                <w:sz w:val="18"/>
                <w:szCs w:val="18"/>
              </w:rPr>
              <w:t>CU-009</w:t>
            </w:r>
          </w:p>
        </w:tc>
        <w:tc>
          <w:tcPr>
            <w:tcW w:w="4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5A23E784" w14:textId="77777777">
            <w:r>
              <w:rPr>
                <w:color w:val="1A1A2E"/>
                <w:sz w:val="18"/>
                <w:szCs w:val="18"/>
              </w:rPr>
              <w:t>Consultar Becas y Beneficios Vigentes</w:t>
            </w:r>
          </w:p>
        </w:tc>
      </w:tr>
      <w:tr w:rsidR="00A2027A" w:rsidTr="00252F8F" w14:paraId="0849CA22" w14:textId="77777777">
        <w:tc>
          <w:tcPr>
            <w:tcW w:w="1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719DF746" w14:textId="77777777">
            <w:r>
              <w:rPr>
                <w:color w:val="1A1A2E"/>
                <w:sz w:val="18"/>
                <w:szCs w:val="18"/>
              </w:rPr>
              <w:t>RF-010</w:t>
            </w:r>
          </w:p>
        </w:tc>
        <w:tc>
          <w:tcPr>
            <w:tcW w:w="2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54242A65" w14:textId="77777777">
            <w:r>
              <w:rPr>
                <w:color w:val="1A1A2E"/>
                <w:sz w:val="18"/>
                <w:szCs w:val="18"/>
              </w:rPr>
              <w:t>Validar Promedio Primer Semestre para Renovación de Becas</w:t>
            </w:r>
          </w:p>
        </w:tc>
        <w:tc>
          <w:tcPr>
            <w:tcW w:w="1600" w:type="dxa"/>
            <w:tcBorders>
              <w:top w:val="single" w:color="CCCCCC" w:sz="1" w:space="0"/>
              <w:left w:val="single" w:color="CCCCCC" w:sz="1" w:space="0"/>
              <w:bottom w:val="single" w:color="CCCCCC" w:sz="1" w:space="0"/>
              <w:right w:val="single" w:color="CCCCCC" w:sz="1" w:space="0"/>
            </w:tcBorders>
            <w:shd w:val="clear" w:color="auto" w:fill="E3F2FD"/>
            <w:tcMar>
              <w:top w:w="80" w:type="dxa"/>
              <w:left w:w="120" w:type="dxa"/>
              <w:bottom w:w="80" w:type="dxa"/>
              <w:right w:w="120" w:type="dxa"/>
            </w:tcMar>
          </w:tcPr>
          <w:p w:rsidR="00C67C71" w:rsidP="00252F8F" w:rsidRDefault="00C67C71" w14:paraId="0A7B492D" w14:textId="77777777">
            <w:r>
              <w:rPr>
                <w:color w:val="1A1A2E"/>
                <w:sz w:val="18"/>
                <w:szCs w:val="18"/>
              </w:rPr>
              <w:t>CU-010</w:t>
            </w:r>
          </w:p>
        </w:tc>
        <w:tc>
          <w:tcPr>
            <w:tcW w:w="4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36B2E6B7" w14:textId="77777777">
            <w:r>
              <w:rPr>
                <w:color w:val="1A1A2E"/>
                <w:sz w:val="18"/>
                <w:szCs w:val="18"/>
              </w:rPr>
              <w:t>Validar Promedio Primer Semestre para Renovación de Becas</w:t>
            </w:r>
          </w:p>
        </w:tc>
      </w:tr>
      <w:tr w:rsidR="00A2027A" w:rsidTr="00252F8F" w14:paraId="6D0A31A4" w14:textId="77777777">
        <w:tc>
          <w:tcPr>
            <w:tcW w:w="1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11DC310D" w14:textId="77777777">
            <w:r>
              <w:rPr>
                <w:color w:val="1A1A2E"/>
                <w:sz w:val="18"/>
                <w:szCs w:val="18"/>
              </w:rPr>
              <w:t>RF-011</w:t>
            </w:r>
          </w:p>
        </w:tc>
        <w:tc>
          <w:tcPr>
            <w:tcW w:w="2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47528A20" w14:textId="77777777">
            <w:r>
              <w:rPr>
                <w:color w:val="1A1A2E"/>
                <w:sz w:val="18"/>
                <w:szCs w:val="18"/>
              </w:rPr>
              <w:t>Validar Promedio Anual para Cálculo de Beneficios</w:t>
            </w:r>
          </w:p>
        </w:tc>
        <w:tc>
          <w:tcPr>
            <w:tcW w:w="1600" w:type="dxa"/>
            <w:tcBorders>
              <w:top w:val="single" w:color="CCCCCC" w:sz="1" w:space="0"/>
              <w:left w:val="single" w:color="CCCCCC" w:sz="1" w:space="0"/>
              <w:bottom w:val="single" w:color="CCCCCC" w:sz="1" w:space="0"/>
              <w:right w:val="single" w:color="CCCCCC" w:sz="1" w:space="0"/>
            </w:tcBorders>
            <w:shd w:val="clear" w:color="auto" w:fill="E3F2FD"/>
            <w:tcMar>
              <w:top w:w="80" w:type="dxa"/>
              <w:left w:w="120" w:type="dxa"/>
              <w:bottom w:w="80" w:type="dxa"/>
              <w:right w:w="120" w:type="dxa"/>
            </w:tcMar>
          </w:tcPr>
          <w:p w:rsidR="00C67C71" w:rsidP="00252F8F" w:rsidRDefault="00C67C71" w14:paraId="4489D5A0" w14:textId="77777777">
            <w:r>
              <w:rPr>
                <w:color w:val="1A1A2E"/>
                <w:sz w:val="18"/>
                <w:szCs w:val="18"/>
              </w:rPr>
              <w:t>CU-011</w:t>
            </w:r>
          </w:p>
        </w:tc>
        <w:tc>
          <w:tcPr>
            <w:tcW w:w="4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76D53975" w14:textId="77777777">
            <w:r>
              <w:rPr>
                <w:color w:val="1A1A2E"/>
                <w:sz w:val="18"/>
                <w:szCs w:val="18"/>
              </w:rPr>
              <w:t>Validar Promedio Anual para Cálculo de Beneficios</w:t>
            </w:r>
          </w:p>
        </w:tc>
      </w:tr>
      <w:tr w:rsidR="00A2027A" w:rsidTr="00252F8F" w14:paraId="362A3DD6" w14:textId="77777777">
        <w:tc>
          <w:tcPr>
            <w:tcW w:w="1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3B1F4F3F" w14:textId="77777777">
            <w:r>
              <w:rPr>
                <w:color w:val="1A1A2E"/>
                <w:sz w:val="18"/>
                <w:szCs w:val="18"/>
              </w:rPr>
              <w:t>RF-012</w:t>
            </w:r>
          </w:p>
        </w:tc>
        <w:tc>
          <w:tcPr>
            <w:tcW w:w="2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3B3008AA" w14:textId="77777777">
            <w:r>
              <w:rPr>
                <w:color w:val="1A1A2E"/>
                <w:sz w:val="18"/>
                <w:szCs w:val="18"/>
              </w:rPr>
              <w:t>Calcular Matriz de Beneficios</w:t>
            </w:r>
          </w:p>
        </w:tc>
        <w:tc>
          <w:tcPr>
            <w:tcW w:w="1600" w:type="dxa"/>
            <w:tcBorders>
              <w:top w:val="single" w:color="CCCCCC" w:sz="1" w:space="0"/>
              <w:left w:val="single" w:color="CCCCCC" w:sz="1" w:space="0"/>
              <w:bottom w:val="single" w:color="CCCCCC" w:sz="1" w:space="0"/>
              <w:right w:val="single" w:color="CCCCCC" w:sz="1" w:space="0"/>
            </w:tcBorders>
            <w:shd w:val="clear" w:color="auto" w:fill="FFEBEE"/>
            <w:tcMar>
              <w:top w:w="80" w:type="dxa"/>
              <w:left w:w="120" w:type="dxa"/>
              <w:bottom w:w="80" w:type="dxa"/>
              <w:right w:w="120" w:type="dxa"/>
            </w:tcMar>
          </w:tcPr>
          <w:p w:rsidR="00C67C71" w:rsidP="00252F8F" w:rsidRDefault="00C67C71" w14:paraId="3CC9475C" w14:textId="77777777">
            <w:r>
              <w:rPr>
                <w:color w:val="1A1A2E"/>
                <w:sz w:val="18"/>
                <w:szCs w:val="18"/>
              </w:rPr>
              <w:t>CU-012</w:t>
            </w:r>
          </w:p>
        </w:tc>
        <w:tc>
          <w:tcPr>
            <w:tcW w:w="4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10C379F4" w14:textId="77777777">
            <w:r>
              <w:rPr>
                <w:color w:val="1A1A2E"/>
                <w:sz w:val="18"/>
                <w:szCs w:val="18"/>
              </w:rPr>
              <w:t>Calcular Matriz de Beneficios (Núcleo CRÍTICO)</w:t>
            </w:r>
          </w:p>
        </w:tc>
      </w:tr>
      <w:tr w:rsidR="00A2027A" w:rsidTr="00252F8F" w14:paraId="45F354E2" w14:textId="77777777">
        <w:tc>
          <w:tcPr>
            <w:tcW w:w="1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0D931D6D" w14:textId="77777777">
            <w:r>
              <w:rPr>
                <w:color w:val="1A1A2E"/>
                <w:sz w:val="18"/>
                <w:szCs w:val="18"/>
              </w:rPr>
              <w:t>RF-013</w:t>
            </w:r>
          </w:p>
        </w:tc>
        <w:tc>
          <w:tcPr>
            <w:tcW w:w="2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5FDC9A8A" w14:textId="77777777">
            <w:r>
              <w:rPr>
                <w:color w:val="1A1A2E"/>
                <w:sz w:val="18"/>
                <w:szCs w:val="18"/>
              </w:rPr>
              <w:t>Aplicar Beneficios por Fecha / Campañas de Descuento</w:t>
            </w:r>
          </w:p>
        </w:tc>
        <w:tc>
          <w:tcPr>
            <w:tcW w:w="1600" w:type="dxa"/>
            <w:tcBorders>
              <w:top w:val="single" w:color="CCCCCC" w:sz="1" w:space="0"/>
              <w:left w:val="single" w:color="CCCCCC" w:sz="1" w:space="0"/>
              <w:bottom w:val="single" w:color="CCCCCC" w:sz="1" w:space="0"/>
              <w:right w:val="single" w:color="CCCCCC" w:sz="1" w:space="0"/>
            </w:tcBorders>
            <w:shd w:val="clear" w:color="auto" w:fill="E3F2FD"/>
            <w:tcMar>
              <w:top w:w="80" w:type="dxa"/>
              <w:left w:w="120" w:type="dxa"/>
              <w:bottom w:w="80" w:type="dxa"/>
              <w:right w:w="120" w:type="dxa"/>
            </w:tcMar>
          </w:tcPr>
          <w:p w:rsidR="00C67C71" w:rsidP="00252F8F" w:rsidRDefault="00C67C71" w14:paraId="2D2185F6" w14:textId="77777777">
            <w:r>
              <w:rPr>
                <w:color w:val="1A1A2E"/>
                <w:sz w:val="18"/>
                <w:szCs w:val="18"/>
              </w:rPr>
              <w:t>CU-013</w:t>
            </w:r>
          </w:p>
        </w:tc>
        <w:tc>
          <w:tcPr>
            <w:tcW w:w="4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7A1D026F" w14:textId="77777777">
            <w:r>
              <w:rPr>
                <w:color w:val="1A1A2E"/>
                <w:sz w:val="18"/>
                <w:szCs w:val="18"/>
              </w:rPr>
              <w:t>Aplicar Beneficios por Fecha / Campañas de Descuento</w:t>
            </w:r>
          </w:p>
        </w:tc>
      </w:tr>
      <w:tr w:rsidR="00A2027A" w:rsidTr="00252F8F" w14:paraId="303FF0E6" w14:textId="77777777">
        <w:tc>
          <w:tcPr>
            <w:tcW w:w="1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230C45FC" w14:textId="77777777">
            <w:r>
              <w:rPr>
                <w:color w:val="1A1A2E"/>
                <w:sz w:val="18"/>
                <w:szCs w:val="18"/>
              </w:rPr>
              <w:t>RF-014</w:t>
            </w:r>
          </w:p>
        </w:tc>
        <w:tc>
          <w:tcPr>
            <w:tcW w:w="2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28E58CE5" w14:textId="77777777">
            <w:r>
              <w:rPr>
                <w:color w:val="1A1A2E"/>
                <w:sz w:val="18"/>
                <w:szCs w:val="18"/>
              </w:rPr>
              <w:t>Calcular Descuento según Forma de Pago</w:t>
            </w:r>
          </w:p>
        </w:tc>
        <w:tc>
          <w:tcPr>
            <w:tcW w:w="1600" w:type="dxa"/>
            <w:tcBorders>
              <w:top w:val="single" w:color="CCCCCC" w:sz="1" w:space="0"/>
              <w:left w:val="single" w:color="CCCCCC" w:sz="1" w:space="0"/>
              <w:bottom w:val="single" w:color="CCCCCC" w:sz="1" w:space="0"/>
              <w:right w:val="single" w:color="CCCCCC" w:sz="1" w:space="0"/>
            </w:tcBorders>
            <w:shd w:val="clear" w:color="auto" w:fill="F3E5F5"/>
            <w:tcMar>
              <w:top w:w="80" w:type="dxa"/>
              <w:left w:w="120" w:type="dxa"/>
              <w:bottom w:w="80" w:type="dxa"/>
              <w:right w:w="120" w:type="dxa"/>
            </w:tcMar>
          </w:tcPr>
          <w:p w:rsidR="00C67C71" w:rsidP="00252F8F" w:rsidRDefault="00C67C71" w14:paraId="095AF773" w14:textId="77777777">
            <w:r>
              <w:rPr>
                <w:color w:val="1A1A2E"/>
                <w:sz w:val="18"/>
                <w:szCs w:val="18"/>
              </w:rPr>
              <w:t>CU-014</w:t>
            </w:r>
          </w:p>
        </w:tc>
        <w:tc>
          <w:tcPr>
            <w:tcW w:w="4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01D3AA7B" w14:textId="77777777">
            <w:r>
              <w:rPr>
                <w:color w:val="1A1A2E"/>
                <w:sz w:val="18"/>
                <w:szCs w:val="18"/>
              </w:rPr>
              <w:t>Calcular Descuento según Forma de Pago</w:t>
            </w:r>
          </w:p>
        </w:tc>
      </w:tr>
      <w:tr w:rsidR="00A2027A" w:rsidTr="00252F8F" w14:paraId="795AE74D" w14:textId="77777777">
        <w:tc>
          <w:tcPr>
            <w:tcW w:w="1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20097496" w14:textId="77777777">
            <w:r>
              <w:rPr>
                <w:color w:val="1A1A2E"/>
                <w:sz w:val="18"/>
                <w:szCs w:val="18"/>
              </w:rPr>
              <w:t>RF-015</w:t>
            </w:r>
          </w:p>
        </w:tc>
        <w:tc>
          <w:tcPr>
            <w:tcW w:w="2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25CA5E7C" w14:textId="77777777">
            <w:r>
              <w:rPr>
                <w:color w:val="1A1A2E"/>
                <w:sz w:val="18"/>
                <w:szCs w:val="18"/>
              </w:rPr>
              <w:t>Guardar Postulación CAE / Becas Ministeriales</w:t>
            </w:r>
          </w:p>
        </w:tc>
        <w:tc>
          <w:tcPr>
            <w:tcW w:w="1600" w:type="dxa"/>
            <w:tcBorders>
              <w:top w:val="single" w:color="CCCCCC" w:sz="1" w:space="0"/>
              <w:left w:val="single" w:color="CCCCCC" w:sz="1" w:space="0"/>
              <w:bottom w:val="single" w:color="CCCCCC" w:sz="1" w:space="0"/>
              <w:right w:val="single" w:color="CCCCCC" w:sz="1" w:space="0"/>
            </w:tcBorders>
            <w:shd w:val="clear" w:color="auto" w:fill="E3F2FD"/>
            <w:tcMar>
              <w:top w:w="80" w:type="dxa"/>
              <w:left w:w="120" w:type="dxa"/>
              <w:bottom w:w="80" w:type="dxa"/>
              <w:right w:w="120" w:type="dxa"/>
            </w:tcMar>
          </w:tcPr>
          <w:p w:rsidR="00C67C71" w:rsidP="00252F8F" w:rsidRDefault="00C67C71" w14:paraId="5F97732B" w14:textId="77777777">
            <w:r>
              <w:rPr>
                <w:color w:val="1A1A2E"/>
                <w:sz w:val="18"/>
                <w:szCs w:val="18"/>
              </w:rPr>
              <w:t>CU-015</w:t>
            </w:r>
          </w:p>
        </w:tc>
        <w:tc>
          <w:tcPr>
            <w:tcW w:w="4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502A1455" w14:textId="77777777">
            <w:r>
              <w:rPr>
                <w:color w:val="1A1A2E"/>
                <w:sz w:val="18"/>
                <w:szCs w:val="18"/>
              </w:rPr>
              <w:t>Guardar Postulación CAE / Becas Ministeriales (Reserva)</w:t>
            </w:r>
          </w:p>
        </w:tc>
      </w:tr>
      <w:tr w:rsidR="00A2027A" w:rsidTr="00252F8F" w14:paraId="534379A1" w14:textId="77777777">
        <w:tc>
          <w:tcPr>
            <w:tcW w:w="1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2F6880CA" w14:textId="77777777">
            <w:r>
              <w:rPr>
                <w:color w:val="1A1A2E"/>
                <w:sz w:val="18"/>
                <w:szCs w:val="18"/>
              </w:rPr>
              <w:t>RF-016</w:t>
            </w:r>
          </w:p>
        </w:tc>
        <w:tc>
          <w:tcPr>
            <w:tcW w:w="2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57219CF9" w14:textId="77777777">
            <w:r>
              <w:rPr>
                <w:color w:val="1A1A2E"/>
                <w:sz w:val="18"/>
                <w:szCs w:val="18"/>
              </w:rPr>
              <w:t xml:space="preserve">Validar Morosidad para </w:t>
            </w:r>
            <w:proofErr w:type="spellStart"/>
            <w:r>
              <w:rPr>
                <w:color w:val="1A1A2E"/>
                <w:sz w:val="18"/>
                <w:szCs w:val="18"/>
              </w:rPr>
              <w:t>Rematrícula</w:t>
            </w:r>
            <w:proofErr w:type="spellEnd"/>
            <w:r>
              <w:rPr>
                <w:color w:val="1A1A2E"/>
                <w:sz w:val="18"/>
                <w:szCs w:val="18"/>
              </w:rPr>
              <w:t xml:space="preserve"> Anticipada</w:t>
            </w:r>
          </w:p>
        </w:tc>
        <w:tc>
          <w:tcPr>
            <w:tcW w:w="1600" w:type="dxa"/>
            <w:tcBorders>
              <w:top w:val="single" w:color="CCCCCC" w:sz="1" w:space="0"/>
              <w:left w:val="single" w:color="CCCCCC" w:sz="1" w:space="0"/>
              <w:bottom w:val="single" w:color="CCCCCC" w:sz="1" w:space="0"/>
              <w:right w:val="single" w:color="CCCCCC" w:sz="1" w:space="0"/>
            </w:tcBorders>
            <w:shd w:val="clear" w:color="auto" w:fill="E3F2FD"/>
            <w:tcMar>
              <w:top w:w="80" w:type="dxa"/>
              <w:left w:w="120" w:type="dxa"/>
              <w:bottom w:w="80" w:type="dxa"/>
              <w:right w:w="120" w:type="dxa"/>
            </w:tcMar>
          </w:tcPr>
          <w:p w:rsidR="00C67C71" w:rsidP="00252F8F" w:rsidRDefault="00C67C71" w14:paraId="3F8FE342" w14:textId="77777777">
            <w:r>
              <w:rPr>
                <w:color w:val="1A1A2E"/>
                <w:sz w:val="18"/>
                <w:szCs w:val="18"/>
              </w:rPr>
              <w:t>CU-016</w:t>
            </w:r>
          </w:p>
        </w:tc>
        <w:tc>
          <w:tcPr>
            <w:tcW w:w="4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0E0E3CE9" w14:textId="77777777">
            <w:r>
              <w:rPr>
                <w:color w:val="1A1A2E"/>
                <w:sz w:val="18"/>
                <w:szCs w:val="18"/>
              </w:rPr>
              <w:t xml:space="preserve">Validar Morosidad para </w:t>
            </w:r>
            <w:proofErr w:type="spellStart"/>
            <w:r>
              <w:rPr>
                <w:color w:val="1A1A2E"/>
                <w:sz w:val="18"/>
                <w:szCs w:val="18"/>
              </w:rPr>
              <w:t>Rematrícula</w:t>
            </w:r>
            <w:proofErr w:type="spellEnd"/>
            <w:r>
              <w:rPr>
                <w:color w:val="1A1A2E"/>
                <w:sz w:val="18"/>
                <w:szCs w:val="18"/>
              </w:rPr>
              <w:t xml:space="preserve"> Anticipada</w:t>
            </w:r>
          </w:p>
        </w:tc>
      </w:tr>
      <w:tr w:rsidR="00A2027A" w:rsidTr="00252F8F" w14:paraId="3A450808" w14:textId="77777777">
        <w:tc>
          <w:tcPr>
            <w:tcW w:w="1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RDefault="00C67C71" w14:paraId="61B0DCC9" w14:textId="77777777">
            <w:r>
              <w:rPr>
                <w:color w:val="1A1A2E"/>
                <w:sz w:val="18"/>
                <w:szCs w:val="18"/>
              </w:rPr>
              <w:t>RF-017</w:t>
            </w:r>
          </w:p>
        </w:tc>
        <w:tc>
          <w:tcPr>
            <w:tcW w:w="2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RDefault="00C67C71" w14:paraId="09037F5F" w14:textId="77777777">
            <w:r>
              <w:rPr>
                <w:color w:val="1A1A2E"/>
                <w:sz w:val="18"/>
                <w:szCs w:val="18"/>
              </w:rPr>
              <w:t>Validar Morosidad para Rematricula NO Anticipada</w:t>
            </w:r>
          </w:p>
        </w:tc>
        <w:tc>
          <w:tcPr>
            <w:tcW w:w="1600" w:type="dxa"/>
            <w:tcBorders>
              <w:top w:val="single" w:color="CCCCCC" w:sz="1" w:space="0"/>
              <w:left w:val="single" w:color="CCCCCC" w:sz="1" w:space="0"/>
              <w:bottom w:val="single" w:color="CCCCCC" w:sz="1" w:space="0"/>
              <w:right w:val="single" w:color="CCCCCC" w:sz="1" w:space="0"/>
            </w:tcBorders>
            <w:shd w:val="clear" w:color="auto" w:fill="E3F2FD"/>
            <w:tcMar>
              <w:top w:w="80" w:type="dxa"/>
              <w:left w:w="120" w:type="dxa"/>
              <w:bottom w:w="80" w:type="dxa"/>
              <w:right w:w="120" w:type="dxa"/>
            </w:tcMar>
          </w:tcPr>
          <w:p w:rsidR="00C67C71" w:rsidRDefault="00C67C71" w14:paraId="3AE2666E" w14:textId="77777777">
            <w:r>
              <w:rPr>
                <w:color w:val="1A1A2E"/>
                <w:sz w:val="18"/>
                <w:szCs w:val="18"/>
              </w:rPr>
              <w:t>CU-017</w:t>
            </w:r>
          </w:p>
        </w:tc>
        <w:tc>
          <w:tcPr>
            <w:tcW w:w="4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RDefault="00C67C71" w14:paraId="4B07C7BF" w14:textId="77777777">
            <w:r>
              <w:rPr>
                <w:color w:val="1A1A2E"/>
                <w:sz w:val="18"/>
                <w:szCs w:val="18"/>
              </w:rPr>
              <w:t>Validar Morosidad para Rematricula NO Anticipada (Regular)</w:t>
            </w:r>
          </w:p>
        </w:tc>
      </w:tr>
      <w:tr w:rsidR="00A2027A" w:rsidTr="00252F8F" w14:paraId="7F78F134" w14:textId="77777777">
        <w:tc>
          <w:tcPr>
            <w:tcW w:w="1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5E9DFE29" w14:textId="77777777">
            <w:r>
              <w:rPr>
                <w:color w:val="1A1A2E"/>
                <w:sz w:val="18"/>
                <w:szCs w:val="18"/>
              </w:rPr>
              <w:t>RF-018</w:t>
            </w:r>
          </w:p>
        </w:tc>
        <w:tc>
          <w:tcPr>
            <w:tcW w:w="2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6E2C6194" w14:textId="77777777">
            <w:r>
              <w:rPr>
                <w:color w:val="1A1A2E"/>
                <w:sz w:val="18"/>
                <w:szCs w:val="18"/>
              </w:rPr>
              <w:t>Habilitar/Deshabilitar Dinámicamente Medios de Pago</w:t>
            </w:r>
          </w:p>
        </w:tc>
        <w:tc>
          <w:tcPr>
            <w:tcW w:w="1600" w:type="dxa"/>
            <w:tcBorders>
              <w:top w:val="single" w:color="CCCCCC" w:sz="1" w:space="0"/>
              <w:left w:val="single" w:color="CCCCCC" w:sz="1" w:space="0"/>
              <w:bottom w:val="single" w:color="CCCCCC" w:sz="1" w:space="0"/>
              <w:right w:val="single" w:color="CCCCCC" w:sz="1" w:space="0"/>
            </w:tcBorders>
            <w:shd w:val="clear" w:color="auto" w:fill="E3F2FD"/>
            <w:tcMar>
              <w:top w:w="80" w:type="dxa"/>
              <w:left w:w="120" w:type="dxa"/>
              <w:bottom w:w="80" w:type="dxa"/>
              <w:right w:w="120" w:type="dxa"/>
            </w:tcMar>
          </w:tcPr>
          <w:p w:rsidR="00C67C71" w:rsidP="00252F8F" w:rsidRDefault="00C67C71" w14:paraId="37A8602E" w14:textId="77777777">
            <w:r>
              <w:rPr>
                <w:color w:val="1A1A2E"/>
                <w:sz w:val="18"/>
                <w:szCs w:val="18"/>
              </w:rPr>
              <w:t>CU-018</w:t>
            </w:r>
          </w:p>
        </w:tc>
        <w:tc>
          <w:tcPr>
            <w:tcW w:w="4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P="00252F8F" w:rsidRDefault="00C67C71" w14:paraId="517E9076" w14:textId="77777777">
            <w:r>
              <w:rPr>
                <w:color w:val="1A1A2E"/>
                <w:sz w:val="18"/>
                <w:szCs w:val="18"/>
              </w:rPr>
              <w:t>Habilitar/Deshabilitar Dinámicamente Medios de Pago</w:t>
            </w:r>
          </w:p>
        </w:tc>
      </w:tr>
      <w:tr w:rsidR="00A2027A" w:rsidTr="00252F8F" w14:paraId="2966BB8A" w14:textId="77777777">
        <w:tc>
          <w:tcPr>
            <w:tcW w:w="1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RDefault="00C67C71" w14:paraId="3F6A0506" w14:textId="77777777">
            <w:r>
              <w:rPr>
                <w:color w:val="1A1A2E"/>
                <w:sz w:val="18"/>
                <w:szCs w:val="18"/>
              </w:rPr>
              <w:t>RF-019</w:t>
            </w:r>
          </w:p>
        </w:tc>
        <w:tc>
          <w:tcPr>
            <w:tcW w:w="2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RDefault="00C67C71" w14:paraId="4478A2D7" w14:textId="77777777">
            <w:r>
              <w:rPr>
                <w:color w:val="1A1A2E"/>
                <w:sz w:val="18"/>
                <w:szCs w:val="18"/>
                <w:shd w:val="clear" w:color="auto" w:fill="FFF2CC"/>
              </w:rPr>
              <w:t>Firma Digital de Instrumento Financiero Unificado</w:t>
            </w:r>
          </w:p>
        </w:tc>
        <w:tc>
          <w:tcPr>
            <w:tcW w:w="1600" w:type="dxa"/>
            <w:tcBorders>
              <w:top w:val="single" w:color="CCCCCC" w:sz="1" w:space="0"/>
              <w:left w:val="single" w:color="CCCCCC" w:sz="1" w:space="0"/>
              <w:bottom w:val="single" w:color="CCCCCC" w:sz="1" w:space="0"/>
              <w:right w:val="single" w:color="CCCCCC" w:sz="1" w:space="0"/>
            </w:tcBorders>
            <w:shd w:val="clear" w:color="auto" w:fill="E3F2FD"/>
            <w:tcMar>
              <w:top w:w="80" w:type="dxa"/>
              <w:left w:w="120" w:type="dxa"/>
              <w:bottom w:w="80" w:type="dxa"/>
              <w:right w:w="120" w:type="dxa"/>
            </w:tcMar>
          </w:tcPr>
          <w:p w:rsidR="00C67C71" w:rsidRDefault="00C67C71" w14:paraId="4D2F0484" w14:textId="77777777">
            <w:r>
              <w:rPr>
                <w:color w:val="1A1A2E"/>
                <w:sz w:val="18"/>
                <w:szCs w:val="18"/>
              </w:rPr>
              <w:t>CU-019</w:t>
            </w:r>
          </w:p>
        </w:tc>
        <w:tc>
          <w:tcPr>
            <w:tcW w:w="4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RDefault="00C67C71" w14:paraId="3DED9C7C" w14:textId="77777777">
            <w:r>
              <w:rPr>
                <w:color w:val="1A1A2E"/>
                <w:sz w:val="18"/>
                <w:szCs w:val="18"/>
                <w:shd w:val="clear" w:color="auto" w:fill="FFF2CC"/>
              </w:rPr>
              <w:t>Firma Digital de Instrumento Financiero Unificado</w:t>
            </w:r>
          </w:p>
        </w:tc>
      </w:tr>
      <w:tr w:rsidR="00A2027A" w:rsidTr="00252F8F" w14:paraId="540046DA" w14:textId="77777777">
        <w:tc>
          <w:tcPr>
            <w:tcW w:w="1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RDefault="00C67C71" w14:paraId="7878BE15" w14:textId="77777777">
            <w:r>
              <w:rPr>
                <w:color w:val="1A1A2E"/>
                <w:sz w:val="18"/>
                <w:szCs w:val="18"/>
              </w:rPr>
              <w:t>RF-021</w:t>
            </w:r>
          </w:p>
        </w:tc>
        <w:tc>
          <w:tcPr>
            <w:tcW w:w="2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RDefault="00C67C71" w14:paraId="4B2128E9" w14:textId="77777777">
            <w:r>
              <w:rPr>
                <w:color w:val="1A1A2E"/>
                <w:sz w:val="18"/>
                <w:szCs w:val="18"/>
              </w:rPr>
              <w:t>Declaración de Discapacidad</w:t>
            </w:r>
          </w:p>
        </w:tc>
        <w:tc>
          <w:tcPr>
            <w:tcW w:w="1600" w:type="dxa"/>
            <w:tcBorders>
              <w:top w:val="single" w:color="CCCCCC" w:sz="1" w:space="0"/>
              <w:left w:val="single" w:color="CCCCCC" w:sz="1" w:space="0"/>
              <w:bottom w:val="single" w:color="CCCCCC" w:sz="1" w:space="0"/>
              <w:right w:val="single" w:color="CCCCCC" w:sz="1" w:space="0"/>
            </w:tcBorders>
            <w:shd w:val="clear" w:color="auto" w:fill="E3F2FD"/>
            <w:tcMar>
              <w:top w:w="80" w:type="dxa"/>
              <w:left w:w="120" w:type="dxa"/>
              <w:bottom w:w="80" w:type="dxa"/>
              <w:right w:w="120" w:type="dxa"/>
            </w:tcMar>
          </w:tcPr>
          <w:p w:rsidR="00C67C71" w:rsidRDefault="00C67C71" w14:paraId="522B4118" w14:textId="77777777">
            <w:r>
              <w:rPr>
                <w:color w:val="1A1A2E"/>
                <w:sz w:val="18"/>
                <w:szCs w:val="18"/>
              </w:rPr>
              <w:t>CU-021</w:t>
            </w:r>
          </w:p>
        </w:tc>
        <w:tc>
          <w:tcPr>
            <w:tcW w:w="4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RDefault="00C67C71" w14:paraId="606D1660" w14:textId="77777777">
            <w:r>
              <w:rPr>
                <w:color w:val="1A1A2E"/>
                <w:sz w:val="18"/>
                <w:szCs w:val="18"/>
              </w:rPr>
              <w:t>Declarar Condición de Discapacidad</w:t>
            </w:r>
          </w:p>
        </w:tc>
      </w:tr>
      <w:tr w:rsidR="00A2027A" w:rsidTr="00252F8F" w14:paraId="7CC90B43" w14:textId="77777777">
        <w:tc>
          <w:tcPr>
            <w:tcW w:w="1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RDefault="00C67C71" w14:paraId="29AAFB34" w14:textId="77777777">
            <w:r>
              <w:rPr>
                <w:color w:val="1A1A2E"/>
                <w:sz w:val="18"/>
                <w:szCs w:val="18"/>
              </w:rPr>
              <w:t>RF-022</w:t>
            </w:r>
          </w:p>
        </w:tc>
        <w:tc>
          <w:tcPr>
            <w:tcW w:w="2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RDefault="00C67C71" w14:paraId="1F73C3D9" w14:textId="77777777">
            <w:r>
              <w:rPr>
                <w:color w:val="1A1A2E"/>
                <w:sz w:val="18"/>
                <w:szCs w:val="18"/>
              </w:rPr>
              <w:t>Aceptación de Términos y Condiciones</w:t>
            </w:r>
          </w:p>
        </w:tc>
        <w:tc>
          <w:tcPr>
            <w:tcW w:w="1600" w:type="dxa"/>
            <w:tcBorders>
              <w:top w:val="single" w:color="CCCCCC" w:sz="1" w:space="0"/>
              <w:left w:val="single" w:color="CCCCCC" w:sz="1" w:space="0"/>
              <w:bottom w:val="single" w:color="CCCCCC" w:sz="1" w:space="0"/>
              <w:right w:val="single" w:color="CCCCCC" w:sz="1" w:space="0"/>
            </w:tcBorders>
            <w:shd w:val="clear" w:color="auto" w:fill="E3F2FD"/>
            <w:tcMar>
              <w:top w:w="80" w:type="dxa"/>
              <w:left w:w="120" w:type="dxa"/>
              <w:bottom w:w="80" w:type="dxa"/>
              <w:right w:w="120" w:type="dxa"/>
            </w:tcMar>
          </w:tcPr>
          <w:p w:rsidR="00C67C71" w:rsidRDefault="00C67C71" w14:paraId="372D1A06" w14:textId="77777777">
            <w:r>
              <w:rPr>
                <w:color w:val="1A1A2E"/>
                <w:sz w:val="18"/>
                <w:szCs w:val="18"/>
              </w:rPr>
              <w:t>CU-022</w:t>
            </w:r>
          </w:p>
        </w:tc>
        <w:tc>
          <w:tcPr>
            <w:tcW w:w="4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67C71" w:rsidRDefault="00C67C71" w14:paraId="584C28E0" w14:textId="77777777">
            <w:r>
              <w:rPr>
                <w:color w:val="1A1A2E"/>
                <w:sz w:val="18"/>
                <w:szCs w:val="18"/>
              </w:rPr>
              <w:t>Aceptar Términos y Condiciones</w:t>
            </w:r>
          </w:p>
        </w:tc>
      </w:tr>
      <w:tr w:rsidR="00CD157A" w14:paraId="07E9B82C" w14:textId="77777777">
        <w:tc>
          <w:tcPr>
            <w:tcW w:w="1200" w:type="dxa"/>
          </w:tcPr>
          <w:p w:rsidR="00CD157A" w:rsidRDefault="00000000" w14:paraId="47C20D23" w14:textId="77777777">
            <w:r>
              <w:rPr>
                <w:shd w:val="clear" w:color="auto" w:fill="C6EFCE"/>
              </w:rPr>
              <w:t>RF-023</w:t>
            </w:r>
          </w:p>
        </w:tc>
        <w:tc>
          <w:tcPr>
            <w:tcW w:w="2400" w:type="dxa"/>
          </w:tcPr>
          <w:p w:rsidR="00CD157A" w:rsidRDefault="00000000" w14:paraId="7A7EE508" w14:textId="77777777">
            <w:r>
              <w:rPr>
                <w:shd w:val="clear" w:color="auto" w:fill="C6EFCE"/>
              </w:rPr>
              <w:t>Ajuste Automático Cuotas CAE</w:t>
            </w:r>
          </w:p>
        </w:tc>
        <w:tc>
          <w:tcPr>
            <w:tcW w:w="1600" w:type="dxa"/>
          </w:tcPr>
          <w:p w:rsidR="00CD157A" w:rsidRDefault="00000000" w14:paraId="712564A1" w14:textId="77777777">
            <w:r>
              <w:rPr>
                <w:shd w:val="clear" w:color="auto" w:fill="C6EFCE"/>
              </w:rPr>
              <w:t>CU-023</w:t>
            </w:r>
          </w:p>
        </w:tc>
        <w:tc>
          <w:tcPr>
            <w:tcW w:w="4560" w:type="dxa"/>
          </w:tcPr>
          <w:p w:rsidR="00CD157A" w:rsidRDefault="00000000" w14:paraId="429276F0" w14:textId="77777777">
            <w:r>
              <w:rPr>
                <w:shd w:val="clear" w:color="auto" w:fill="C6EFCE"/>
              </w:rPr>
              <w:t>Ajustar Cuotas por Diferencia Arancel</w:t>
            </w:r>
          </w:p>
        </w:tc>
      </w:tr>
      <w:tr w:rsidR="00CD157A" w14:paraId="0BBA0513" w14:textId="77777777">
        <w:tc>
          <w:tcPr>
            <w:tcW w:w="1200" w:type="dxa"/>
          </w:tcPr>
          <w:p w:rsidR="00CD157A" w:rsidRDefault="00000000" w14:paraId="2C4B2170" w14:textId="77777777">
            <w:r>
              <w:rPr>
                <w:shd w:val="clear" w:color="auto" w:fill="C6EFCE"/>
              </w:rPr>
              <w:t>RF-024</w:t>
            </w:r>
          </w:p>
        </w:tc>
        <w:tc>
          <w:tcPr>
            <w:tcW w:w="2400" w:type="dxa"/>
          </w:tcPr>
          <w:p w:rsidR="00CD157A" w:rsidRDefault="00000000" w14:paraId="594E9B08" w14:textId="77777777">
            <w:r>
              <w:rPr>
                <w:shd w:val="clear" w:color="auto" w:fill="C6EFCE"/>
              </w:rPr>
              <w:t>Alerta Alumnos Primer Año CAE</w:t>
            </w:r>
          </w:p>
        </w:tc>
        <w:tc>
          <w:tcPr>
            <w:tcW w:w="1600" w:type="dxa"/>
          </w:tcPr>
          <w:p w:rsidR="00CD157A" w:rsidRDefault="00000000" w14:paraId="379E577A" w14:textId="77777777">
            <w:r>
              <w:rPr>
                <w:shd w:val="clear" w:color="auto" w:fill="C6EFCE"/>
              </w:rPr>
              <w:t>CU-024</w:t>
            </w:r>
          </w:p>
        </w:tc>
        <w:tc>
          <w:tcPr>
            <w:tcW w:w="4560" w:type="dxa"/>
          </w:tcPr>
          <w:p w:rsidR="00CD157A" w:rsidRDefault="00000000" w14:paraId="508EA76E" w14:textId="77777777">
            <w:r>
              <w:rPr>
                <w:shd w:val="clear" w:color="auto" w:fill="C6EFCE"/>
              </w:rPr>
              <w:t>Mostrar Alerta CAE Primer Año</w:t>
            </w:r>
          </w:p>
        </w:tc>
      </w:tr>
    </w:tbl>
    <w:p w:rsidR="00D26A8E" w:rsidRDefault="00154387" w14:paraId="14603294" w14:textId="77777777">
      <w:r>
        <w:br w:type="page"/>
      </w:r>
    </w:p>
    <w:p w:rsidR="00D26A8E" w:rsidRDefault="00154387" w14:paraId="14603295" w14:textId="77777777">
      <w:pPr>
        <w:pStyle w:val="Ttulo1"/>
      </w:pPr>
      <w:r>
        <w:t>11. Calendario</w:t>
      </w:r>
    </w:p>
    <w:p w:rsidR="00D26A8E" w:rsidRDefault="00154387" w14:paraId="14603296" w14:textId="77777777">
      <w:pPr>
        <w:pStyle w:val="Ttulo2"/>
      </w:pPr>
      <w:r>
        <w:t>11.1 Hitos y Entregables</w:t>
      </w:r>
    </w:p>
    <w:tbl>
      <w:tblPr>
        <w:tblW w:w="97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5360"/>
        <w:gridCol w:w="2200"/>
      </w:tblGrid>
      <w:tr w:rsidR="00054B62" w14:paraId="1460329A" w14:textId="77777777">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vAlign w:val="center"/>
          </w:tcPr>
          <w:p w:rsidR="00D26A8E" w:rsidRDefault="00154387" w14:paraId="14603297" w14:textId="77777777">
            <w:r>
              <w:rPr>
                <w:b/>
                <w:bCs/>
                <w:color w:val="003366"/>
                <w:sz w:val="18"/>
                <w:szCs w:val="18"/>
              </w:rPr>
              <w:t>Fase / Hito</w:t>
            </w:r>
          </w:p>
        </w:tc>
        <w:tc>
          <w:tcPr>
            <w:tcW w:w="536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vAlign w:val="center"/>
          </w:tcPr>
          <w:p w:rsidR="00D26A8E" w:rsidRDefault="00154387" w14:paraId="14603298" w14:textId="77777777">
            <w:r>
              <w:rPr>
                <w:b/>
                <w:bCs/>
                <w:color w:val="003366"/>
                <w:sz w:val="18"/>
                <w:szCs w:val="18"/>
              </w:rPr>
              <w:t>Descripción</w:t>
            </w:r>
          </w:p>
        </w:tc>
        <w:tc>
          <w:tcPr>
            <w:tcW w:w="220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vAlign w:val="center"/>
          </w:tcPr>
          <w:p w:rsidR="00D26A8E" w:rsidRDefault="00154387" w14:paraId="14603299" w14:textId="77777777">
            <w:r>
              <w:rPr>
                <w:b/>
                <w:bCs/>
                <w:color w:val="003366"/>
                <w:sz w:val="18"/>
                <w:szCs w:val="18"/>
              </w:rPr>
              <w:t>Fecha Estimada</w:t>
            </w:r>
          </w:p>
        </w:tc>
      </w:tr>
      <w:tr w:rsidR="00054B62" w14:paraId="1460329E" w14:textId="77777777">
        <w:tc>
          <w:tcPr>
            <w:tcW w:w="2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29B" w14:textId="77777777">
            <w:r>
              <w:rPr>
                <w:color w:val="1A1A2E"/>
                <w:sz w:val="18"/>
                <w:szCs w:val="18"/>
              </w:rPr>
              <w:t>F1 – Análisis</w:t>
            </w:r>
          </w:p>
        </w:tc>
        <w:tc>
          <w:tcPr>
            <w:tcW w:w="5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29C" w14:textId="77777777">
            <w:r>
              <w:rPr>
                <w:color w:val="1A1A2E"/>
                <w:sz w:val="18"/>
                <w:szCs w:val="18"/>
              </w:rPr>
              <w:t>Levantamiento de requerimientos, diseño de arquitectura y aprobación de EFS.</w:t>
            </w:r>
          </w:p>
        </w:tc>
        <w:tc>
          <w:tcPr>
            <w:tcW w:w="2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29D" w14:textId="77777777">
            <w:r>
              <w:rPr>
                <w:color w:val="1A1A2E"/>
                <w:sz w:val="18"/>
                <w:szCs w:val="18"/>
              </w:rPr>
              <w:t>Abr 2026</w:t>
            </w:r>
          </w:p>
        </w:tc>
      </w:tr>
      <w:tr w:rsidR="00054B62" w14:paraId="146032A2" w14:textId="77777777">
        <w:tc>
          <w:tcPr>
            <w:tcW w:w="2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29F" w14:textId="77777777">
            <w:r>
              <w:rPr>
                <w:color w:val="1A1A2E"/>
                <w:sz w:val="18"/>
                <w:szCs w:val="18"/>
              </w:rPr>
              <w:t>F2 – Diseño</w:t>
            </w:r>
          </w:p>
        </w:tc>
        <w:tc>
          <w:tcPr>
            <w:tcW w:w="5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2A0" w14:textId="77777777">
            <w:r>
              <w:rPr>
                <w:color w:val="1A1A2E"/>
                <w:sz w:val="18"/>
                <w:szCs w:val="18"/>
              </w:rPr>
              <w:t>Diseño de UI/UX, modelo de datos e integraciones. Prototipo aprobado.</w:t>
            </w:r>
          </w:p>
        </w:tc>
        <w:tc>
          <w:tcPr>
            <w:tcW w:w="2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2A1" w14:textId="77777777">
            <w:r>
              <w:rPr>
                <w:color w:val="1A1A2E"/>
                <w:sz w:val="18"/>
                <w:szCs w:val="18"/>
              </w:rPr>
              <w:t>May 2026</w:t>
            </w:r>
          </w:p>
        </w:tc>
      </w:tr>
      <w:tr w:rsidR="00054B62" w14:paraId="146032A6" w14:textId="77777777">
        <w:tc>
          <w:tcPr>
            <w:tcW w:w="2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2A3" w14:textId="77777777">
            <w:r>
              <w:rPr>
                <w:color w:val="1A1A2E"/>
                <w:sz w:val="18"/>
                <w:szCs w:val="18"/>
              </w:rPr>
              <w:t>F3 – Desarrollo</w:t>
            </w:r>
          </w:p>
        </w:tc>
        <w:tc>
          <w:tcPr>
            <w:tcW w:w="5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2A4" w14:textId="77777777">
            <w:r>
              <w:rPr>
                <w:color w:val="1A1A2E"/>
                <w:sz w:val="18"/>
                <w:szCs w:val="18"/>
              </w:rPr>
              <w:t>Implementación de módulos: autenticación, gestión de datos, motor de beneficios, medios de pago.</w:t>
            </w:r>
          </w:p>
        </w:tc>
        <w:tc>
          <w:tcPr>
            <w:tcW w:w="2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2A5" w14:textId="77777777">
            <w:r>
              <w:rPr>
                <w:color w:val="1A1A2E"/>
                <w:sz w:val="18"/>
                <w:szCs w:val="18"/>
              </w:rPr>
              <w:t>Jun–Ago 2026</w:t>
            </w:r>
          </w:p>
        </w:tc>
      </w:tr>
      <w:tr w:rsidR="00054B62" w14:paraId="146032AA" w14:textId="77777777">
        <w:tc>
          <w:tcPr>
            <w:tcW w:w="2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2A7" w14:textId="77777777">
            <w:r>
              <w:rPr>
                <w:color w:val="1A1A2E"/>
                <w:sz w:val="18"/>
                <w:szCs w:val="18"/>
              </w:rPr>
              <w:t>F4 – Pruebas</w:t>
            </w:r>
          </w:p>
        </w:tc>
        <w:tc>
          <w:tcPr>
            <w:tcW w:w="5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2A8" w14:textId="77777777">
            <w:r>
              <w:rPr>
                <w:color w:val="1A1A2E"/>
                <w:sz w:val="18"/>
                <w:szCs w:val="18"/>
              </w:rPr>
              <w:t>Pruebas unitarias, integración, UAT con usuarios finales y corrección de defectos.</w:t>
            </w:r>
          </w:p>
        </w:tc>
        <w:tc>
          <w:tcPr>
            <w:tcW w:w="2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2A9" w14:textId="77777777">
            <w:proofErr w:type="spellStart"/>
            <w:r>
              <w:rPr>
                <w:color w:val="1A1A2E"/>
                <w:sz w:val="18"/>
                <w:szCs w:val="18"/>
              </w:rPr>
              <w:t>Sep</w:t>
            </w:r>
            <w:proofErr w:type="spellEnd"/>
            <w:r>
              <w:rPr>
                <w:color w:val="1A1A2E"/>
                <w:sz w:val="18"/>
                <w:szCs w:val="18"/>
              </w:rPr>
              <w:t xml:space="preserve"> 2026</w:t>
            </w:r>
          </w:p>
        </w:tc>
      </w:tr>
      <w:tr w:rsidR="00054B62" w14:paraId="146032AE" w14:textId="77777777">
        <w:tc>
          <w:tcPr>
            <w:tcW w:w="2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2AB" w14:textId="77777777">
            <w:r>
              <w:rPr>
                <w:color w:val="1A1A2E"/>
                <w:sz w:val="18"/>
                <w:szCs w:val="18"/>
              </w:rPr>
              <w:t>F5 – Capacitación</w:t>
            </w:r>
          </w:p>
        </w:tc>
        <w:tc>
          <w:tcPr>
            <w:tcW w:w="5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2AC" w14:textId="77777777">
            <w:r>
              <w:rPr>
                <w:color w:val="1A1A2E"/>
                <w:sz w:val="18"/>
                <w:szCs w:val="18"/>
              </w:rPr>
              <w:t>Capacitación a equipos administrativos y piloto con grupos de alumnos.</w:t>
            </w:r>
          </w:p>
        </w:tc>
        <w:tc>
          <w:tcPr>
            <w:tcW w:w="2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2AD" w14:textId="77777777">
            <w:r>
              <w:rPr>
                <w:color w:val="1A1A2E"/>
                <w:sz w:val="18"/>
                <w:szCs w:val="18"/>
              </w:rPr>
              <w:t>Oct 2026</w:t>
            </w:r>
          </w:p>
        </w:tc>
      </w:tr>
      <w:tr w:rsidR="00054B62" w14:paraId="146032B2" w14:textId="77777777">
        <w:tc>
          <w:tcPr>
            <w:tcW w:w="2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2AF" w14:textId="77777777">
            <w:r>
              <w:rPr>
                <w:color w:val="1A1A2E"/>
                <w:sz w:val="18"/>
                <w:szCs w:val="18"/>
              </w:rPr>
              <w:t xml:space="preserve">F6 – </w:t>
            </w:r>
            <w:proofErr w:type="spellStart"/>
            <w:r>
              <w:rPr>
                <w:color w:val="1A1A2E"/>
                <w:sz w:val="18"/>
                <w:szCs w:val="18"/>
              </w:rPr>
              <w:t>Go</w:t>
            </w:r>
            <w:proofErr w:type="spellEnd"/>
            <w:r>
              <w:rPr>
                <w:color w:val="1A1A2E"/>
                <w:sz w:val="18"/>
                <w:szCs w:val="18"/>
              </w:rPr>
              <w:t xml:space="preserve"> Live</w:t>
            </w:r>
          </w:p>
        </w:tc>
        <w:tc>
          <w:tcPr>
            <w:tcW w:w="53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2B0" w14:textId="77777777">
            <w:r>
              <w:rPr>
                <w:color w:val="1A1A2E"/>
                <w:sz w:val="18"/>
                <w:szCs w:val="18"/>
              </w:rPr>
              <w:t xml:space="preserve">Lanzamiento oficial del sistema para el proceso de </w:t>
            </w:r>
            <w:proofErr w:type="spellStart"/>
            <w:r>
              <w:rPr>
                <w:color w:val="1A1A2E"/>
                <w:sz w:val="18"/>
                <w:szCs w:val="18"/>
              </w:rPr>
              <w:t>rematrícula</w:t>
            </w:r>
            <w:proofErr w:type="spellEnd"/>
            <w:r>
              <w:rPr>
                <w:color w:val="1A1A2E"/>
                <w:sz w:val="18"/>
                <w:szCs w:val="18"/>
              </w:rPr>
              <w:t xml:space="preserve"> anticipada.</w:t>
            </w:r>
          </w:p>
        </w:tc>
        <w:tc>
          <w:tcPr>
            <w:tcW w:w="2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2B1" w14:textId="77777777">
            <w:r>
              <w:rPr>
                <w:color w:val="1A1A2E"/>
                <w:sz w:val="18"/>
                <w:szCs w:val="18"/>
              </w:rPr>
              <w:t>Oct 2026</w:t>
            </w:r>
          </w:p>
        </w:tc>
      </w:tr>
    </w:tbl>
    <w:p w:rsidR="00D26A8E" w:rsidRDefault="00D26A8E" w14:paraId="146032B3" w14:textId="77777777">
      <w:pPr>
        <w:spacing w:after="80"/>
      </w:pPr>
    </w:p>
    <w:p w:rsidR="00D26A8E" w:rsidRDefault="00154387" w14:paraId="146032B4" w14:textId="77777777">
      <w:r>
        <w:br w:type="page"/>
      </w:r>
    </w:p>
    <w:p w:rsidR="00D26A8E" w:rsidRDefault="00154387" w14:paraId="146032B5" w14:textId="77777777">
      <w:pPr>
        <w:pStyle w:val="Ttulo1"/>
      </w:pPr>
      <w:r>
        <w:t>12. Riesgos del Proyecto</w:t>
      </w:r>
    </w:p>
    <w:tbl>
      <w:tblPr>
        <w:tblW w:w="97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92"/>
        <w:gridCol w:w="3342"/>
        <w:gridCol w:w="1331"/>
        <w:gridCol w:w="1192"/>
        <w:gridCol w:w="3103"/>
      </w:tblGrid>
      <w:tr w:rsidR="00B230D5" w:rsidTr="008D4D57" w14:paraId="146032BB" w14:textId="77777777">
        <w:tc>
          <w:tcPr>
            <w:tcW w:w="792"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vAlign w:val="center"/>
          </w:tcPr>
          <w:p w:rsidR="00D26A8E" w:rsidRDefault="00154387" w14:paraId="146032B6" w14:textId="77777777">
            <w:r>
              <w:rPr>
                <w:b/>
                <w:bCs/>
                <w:color w:val="003366"/>
                <w:sz w:val="18"/>
                <w:szCs w:val="18"/>
              </w:rPr>
              <w:t>#</w:t>
            </w:r>
          </w:p>
        </w:tc>
        <w:tc>
          <w:tcPr>
            <w:tcW w:w="3342"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vAlign w:val="center"/>
          </w:tcPr>
          <w:p w:rsidR="00D26A8E" w:rsidRDefault="00154387" w14:paraId="146032B7" w14:textId="77777777">
            <w:r>
              <w:rPr>
                <w:b/>
                <w:bCs/>
                <w:color w:val="003366"/>
                <w:sz w:val="18"/>
                <w:szCs w:val="18"/>
              </w:rPr>
              <w:t>Descripción del Riesgo</w:t>
            </w:r>
          </w:p>
        </w:tc>
        <w:tc>
          <w:tcPr>
            <w:tcW w:w="1331"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vAlign w:val="center"/>
          </w:tcPr>
          <w:p w:rsidR="00D26A8E" w:rsidRDefault="00154387" w14:paraId="146032B8" w14:textId="77777777">
            <w:r>
              <w:rPr>
                <w:b/>
                <w:bCs/>
                <w:color w:val="003366"/>
                <w:sz w:val="18"/>
                <w:szCs w:val="18"/>
              </w:rPr>
              <w:t>Probabilidad</w:t>
            </w:r>
          </w:p>
        </w:tc>
        <w:tc>
          <w:tcPr>
            <w:tcW w:w="1192"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vAlign w:val="center"/>
          </w:tcPr>
          <w:p w:rsidR="00D26A8E" w:rsidRDefault="00154387" w14:paraId="146032B9" w14:textId="77777777">
            <w:r>
              <w:rPr>
                <w:b/>
                <w:bCs/>
                <w:color w:val="003366"/>
                <w:sz w:val="18"/>
                <w:szCs w:val="18"/>
              </w:rPr>
              <w:t>Impacto</w:t>
            </w:r>
          </w:p>
        </w:tc>
        <w:tc>
          <w:tcPr>
            <w:tcW w:w="3103"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vAlign w:val="center"/>
          </w:tcPr>
          <w:p w:rsidR="00D26A8E" w:rsidRDefault="00154387" w14:paraId="146032BA" w14:textId="77777777">
            <w:r>
              <w:rPr>
                <w:b/>
                <w:bCs/>
                <w:color w:val="003366"/>
                <w:sz w:val="18"/>
                <w:szCs w:val="18"/>
              </w:rPr>
              <w:t>Plan de Mitigación</w:t>
            </w:r>
          </w:p>
        </w:tc>
      </w:tr>
      <w:tr w:rsidR="00B230D5" w:rsidTr="008D4D57" w14:paraId="146032C1" w14:textId="77777777">
        <w:tc>
          <w:tcPr>
            <w:tcW w:w="792"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2BC" w14:textId="77777777">
            <w:r>
              <w:rPr>
                <w:color w:val="1A1A2E"/>
                <w:sz w:val="18"/>
                <w:szCs w:val="18"/>
              </w:rPr>
              <w:t>R-001</w:t>
            </w:r>
          </w:p>
        </w:tc>
        <w:tc>
          <w:tcPr>
            <w:tcW w:w="3342"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2BD" w14:textId="77777777">
            <w:r>
              <w:rPr>
                <w:color w:val="1A1A2E"/>
                <w:sz w:val="18"/>
                <w:szCs w:val="18"/>
              </w:rPr>
              <w:t>Indisponibilidad de la pasarela de pago (</w:t>
            </w:r>
            <w:proofErr w:type="spellStart"/>
            <w:r>
              <w:rPr>
                <w:color w:val="1A1A2E"/>
                <w:sz w:val="18"/>
                <w:szCs w:val="18"/>
              </w:rPr>
              <w:t>WebPay</w:t>
            </w:r>
            <w:proofErr w:type="spellEnd"/>
            <w:r>
              <w:rPr>
                <w:color w:val="1A1A2E"/>
                <w:sz w:val="18"/>
                <w:szCs w:val="18"/>
              </w:rPr>
              <w:t xml:space="preserve">) durante el proceso de </w:t>
            </w:r>
            <w:proofErr w:type="spellStart"/>
            <w:r>
              <w:rPr>
                <w:color w:val="1A1A2E"/>
                <w:sz w:val="18"/>
                <w:szCs w:val="18"/>
              </w:rPr>
              <w:t>rematrícula</w:t>
            </w:r>
            <w:proofErr w:type="spellEnd"/>
            <w:r>
              <w:rPr>
                <w:color w:val="1A1A2E"/>
                <w:sz w:val="18"/>
                <w:szCs w:val="18"/>
              </w:rPr>
              <w:t xml:space="preserve"> masiva.</w:t>
            </w:r>
          </w:p>
        </w:tc>
        <w:tc>
          <w:tcPr>
            <w:tcW w:w="1331"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2BE" w14:textId="77777777">
            <w:r>
              <w:rPr>
                <w:color w:val="1A1A2E"/>
                <w:sz w:val="18"/>
                <w:szCs w:val="18"/>
              </w:rPr>
              <w:t>Media</w:t>
            </w:r>
          </w:p>
        </w:tc>
        <w:tc>
          <w:tcPr>
            <w:tcW w:w="1192"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2BF" w14:textId="77777777">
            <w:r>
              <w:rPr>
                <w:color w:val="1A1A2E"/>
                <w:sz w:val="18"/>
                <w:szCs w:val="18"/>
              </w:rPr>
              <w:t>Alto</w:t>
            </w:r>
          </w:p>
        </w:tc>
        <w:tc>
          <w:tcPr>
            <w:tcW w:w="3103"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2C0" w14:textId="77777777">
            <w:r>
              <w:rPr>
                <w:color w:val="1A1A2E"/>
                <w:sz w:val="18"/>
                <w:szCs w:val="18"/>
              </w:rPr>
              <w:t>Implementar mecanismo de reintento y permitir cambio de medio de pago sin perder el estado del proceso.</w:t>
            </w:r>
          </w:p>
        </w:tc>
      </w:tr>
      <w:tr w:rsidR="00B230D5" w:rsidTr="008D4D57" w14:paraId="146032C7" w14:textId="77777777">
        <w:tc>
          <w:tcPr>
            <w:tcW w:w="792"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2C2" w14:textId="77777777">
            <w:r>
              <w:rPr>
                <w:color w:val="1A1A2E"/>
                <w:sz w:val="18"/>
                <w:szCs w:val="18"/>
              </w:rPr>
              <w:t>R-002</w:t>
            </w:r>
          </w:p>
        </w:tc>
        <w:tc>
          <w:tcPr>
            <w:tcW w:w="3342"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2C3" w14:textId="77777777">
            <w:r>
              <w:rPr>
                <w:color w:val="1A1A2E"/>
                <w:sz w:val="18"/>
                <w:szCs w:val="18"/>
              </w:rPr>
              <w:t>Datos desactualizados en el módulo de morosidad o de beneficios al momento del proceso.</w:t>
            </w:r>
          </w:p>
        </w:tc>
        <w:tc>
          <w:tcPr>
            <w:tcW w:w="1331"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2C4" w14:textId="77777777">
            <w:r>
              <w:rPr>
                <w:color w:val="1A1A2E"/>
                <w:sz w:val="18"/>
                <w:szCs w:val="18"/>
              </w:rPr>
              <w:t>Media</w:t>
            </w:r>
          </w:p>
        </w:tc>
        <w:tc>
          <w:tcPr>
            <w:tcW w:w="1192"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2C5" w14:textId="77777777">
            <w:r>
              <w:rPr>
                <w:color w:val="1A1A2E"/>
                <w:sz w:val="18"/>
                <w:szCs w:val="18"/>
              </w:rPr>
              <w:t>Alto</w:t>
            </w:r>
          </w:p>
        </w:tc>
        <w:tc>
          <w:tcPr>
            <w:tcW w:w="3103"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2C6" w14:textId="15E8AB06">
            <w:r>
              <w:rPr>
                <w:color w:val="1A1A2E"/>
                <w:sz w:val="18"/>
                <w:szCs w:val="18"/>
              </w:rPr>
              <w:t>Establecer SLA de actualización de datos previo al período de rematricula. Alertas automáticas al equipo financiero.</w:t>
            </w:r>
          </w:p>
        </w:tc>
      </w:tr>
      <w:tr w:rsidR="00B230D5" w:rsidTr="008D4D57" w14:paraId="146032CD" w14:textId="77777777">
        <w:tc>
          <w:tcPr>
            <w:tcW w:w="792"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2C8" w14:textId="77777777">
            <w:r>
              <w:rPr>
                <w:color w:val="1A1A2E"/>
                <w:sz w:val="18"/>
                <w:szCs w:val="18"/>
              </w:rPr>
              <w:t>R-003</w:t>
            </w:r>
          </w:p>
        </w:tc>
        <w:tc>
          <w:tcPr>
            <w:tcW w:w="3342"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2C9" w14:textId="77777777">
            <w:r>
              <w:rPr>
                <w:color w:val="1A1A2E"/>
                <w:sz w:val="18"/>
                <w:szCs w:val="18"/>
              </w:rPr>
              <w:t>Retrasos en la integración con el sistema académico (promedios, ramos) por dependencia de áreas externas.</w:t>
            </w:r>
          </w:p>
        </w:tc>
        <w:tc>
          <w:tcPr>
            <w:tcW w:w="1331"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2CA" w14:textId="77777777">
            <w:r>
              <w:rPr>
                <w:color w:val="1A1A2E"/>
                <w:sz w:val="18"/>
                <w:szCs w:val="18"/>
              </w:rPr>
              <w:t>Alta</w:t>
            </w:r>
          </w:p>
        </w:tc>
        <w:tc>
          <w:tcPr>
            <w:tcW w:w="1192"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2CB" w14:textId="77777777">
            <w:r>
              <w:rPr>
                <w:color w:val="1A1A2E"/>
                <w:sz w:val="18"/>
                <w:szCs w:val="18"/>
              </w:rPr>
              <w:t>Alto</w:t>
            </w:r>
          </w:p>
        </w:tc>
        <w:tc>
          <w:tcPr>
            <w:tcW w:w="3103"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2CC" w14:textId="77777777">
            <w:r>
              <w:rPr>
                <w:color w:val="1A1A2E"/>
                <w:sz w:val="18"/>
                <w:szCs w:val="18"/>
              </w:rPr>
              <w:t xml:space="preserve">Identificar y firmar acuerdos de integración en la F1. Definir </w:t>
            </w:r>
            <w:proofErr w:type="spellStart"/>
            <w:r>
              <w:rPr>
                <w:color w:val="1A1A2E"/>
                <w:sz w:val="18"/>
                <w:szCs w:val="18"/>
              </w:rPr>
              <w:t>mock</w:t>
            </w:r>
            <w:proofErr w:type="spellEnd"/>
            <w:r>
              <w:rPr>
                <w:color w:val="1A1A2E"/>
                <w:sz w:val="18"/>
                <w:szCs w:val="18"/>
              </w:rPr>
              <w:t xml:space="preserve"> </w:t>
            </w:r>
            <w:proofErr w:type="spellStart"/>
            <w:r>
              <w:rPr>
                <w:color w:val="1A1A2E"/>
                <w:sz w:val="18"/>
                <w:szCs w:val="18"/>
              </w:rPr>
              <w:t>services</w:t>
            </w:r>
            <w:proofErr w:type="spellEnd"/>
            <w:r>
              <w:rPr>
                <w:color w:val="1A1A2E"/>
                <w:sz w:val="18"/>
                <w:szCs w:val="18"/>
              </w:rPr>
              <w:t xml:space="preserve"> para desarrollo paralelo.</w:t>
            </w:r>
          </w:p>
        </w:tc>
      </w:tr>
      <w:tr w:rsidR="00B230D5" w:rsidTr="008D4D57" w14:paraId="146032D3" w14:textId="77777777">
        <w:tc>
          <w:tcPr>
            <w:tcW w:w="792"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2CE" w14:textId="77777777">
            <w:r>
              <w:rPr>
                <w:color w:val="1A1A2E"/>
                <w:sz w:val="18"/>
                <w:szCs w:val="18"/>
              </w:rPr>
              <w:t>R-004</w:t>
            </w:r>
          </w:p>
        </w:tc>
        <w:tc>
          <w:tcPr>
            <w:tcW w:w="3342"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2CF" w14:textId="77777777">
            <w:r>
              <w:rPr>
                <w:color w:val="1A1A2E"/>
                <w:sz w:val="18"/>
                <w:szCs w:val="18"/>
              </w:rPr>
              <w:t>Baja adopción del sistema por parte de los alumnos, generando saturación de canales tradicionales.</w:t>
            </w:r>
          </w:p>
        </w:tc>
        <w:tc>
          <w:tcPr>
            <w:tcW w:w="1331"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2D0" w14:textId="77777777">
            <w:r>
              <w:rPr>
                <w:color w:val="1A1A2E"/>
                <w:sz w:val="18"/>
                <w:szCs w:val="18"/>
              </w:rPr>
              <w:t>Media</w:t>
            </w:r>
          </w:p>
        </w:tc>
        <w:tc>
          <w:tcPr>
            <w:tcW w:w="1192"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2D1" w14:textId="77777777">
            <w:r>
              <w:rPr>
                <w:color w:val="1A1A2E"/>
                <w:sz w:val="18"/>
                <w:szCs w:val="18"/>
              </w:rPr>
              <w:t>Medio</w:t>
            </w:r>
          </w:p>
        </w:tc>
        <w:tc>
          <w:tcPr>
            <w:tcW w:w="3103"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2D2" w14:textId="06E72699">
            <w:r>
              <w:rPr>
                <w:color w:val="1A1A2E"/>
                <w:sz w:val="18"/>
                <w:szCs w:val="18"/>
              </w:rPr>
              <w:t>Plan de comunicación y campaña de difusión antes del inicio de la rematricula. Tutorial en línea.</w:t>
            </w:r>
          </w:p>
        </w:tc>
      </w:tr>
      <w:tr w:rsidR="00B230D5" w:rsidTr="008D4D57" w14:paraId="146032D9" w14:textId="77777777">
        <w:tc>
          <w:tcPr>
            <w:tcW w:w="792"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2D4" w14:textId="77777777">
            <w:r>
              <w:rPr>
                <w:color w:val="1A1A2E"/>
                <w:sz w:val="18"/>
                <w:szCs w:val="18"/>
              </w:rPr>
              <w:t>R-005</w:t>
            </w:r>
          </w:p>
        </w:tc>
        <w:tc>
          <w:tcPr>
            <w:tcW w:w="3342"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2D5" w14:textId="77777777">
            <w:r>
              <w:rPr>
                <w:color w:val="1A1A2E"/>
                <w:sz w:val="18"/>
                <w:szCs w:val="18"/>
              </w:rPr>
              <w:t>Error en el cálculo de beneficios por reglas de negocio mal implementadas.</w:t>
            </w:r>
          </w:p>
        </w:tc>
        <w:tc>
          <w:tcPr>
            <w:tcW w:w="1331"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2D6" w14:textId="77777777">
            <w:r>
              <w:rPr>
                <w:color w:val="1A1A2E"/>
                <w:sz w:val="18"/>
                <w:szCs w:val="18"/>
              </w:rPr>
              <w:t>Baja</w:t>
            </w:r>
          </w:p>
        </w:tc>
        <w:tc>
          <w:tcPr>
            <w:tcW w:w="1192"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2D7" w14:textId="77777777">
            <w:r>
              <w:rPr>
                <w:color w:val="1A1A2E"/>
                <w:sz w:val="18"/>
                <w:szCs w:val="18"/>
              </w:rPr>
              <w:t>Crítico</w:t>
            </w:r>
          </w:p>
        </w:tc>
        <w:tc>
          <w:tcPr>
            <w:tcW w:w="3103"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2D8" w14:textId="77777777">
            <w:r>
              <w:rPr>
                <w:color w:val="1A1A2E"/>
                <w:sz w:val="18"/>
                <w:szCs w:val="18"/>
              </w:rPr>
              <w:t xml:space="preserve">Pruebas exhaustivas de la matriz de beneficios con casos reales. Validación formal por Líder Funcional antes del </w:t>
            </w:r>
            <w:proofErr w:type="spellStart"/>
            <w:r>
              <w:rPr>
                <w:color w:val="1A1A2E"/>
                <w:sz w:val="18"/>
                <w:szCs w:val="18"/>
              </w:rPr>
              <w:t>Go</w:t>
            </w:r>
            <w:proofErr w:type="spellEnd"/>
            <w:r>
              <w:rPr>
                <w:color w:val="1A1A2E"/>
                <w:sz w:val="18"/>
                <w:szCs w:val="18"/>
              </w:rPr>
              <w:t xml:space="preserve"> Live.</w:t>
            </w:r>
          </w:p>
        </w:tc>
      </w:tr>
      <w:tr w:rsidR="008D4D57" w:rsidTr="008D4D57" w14:paraId="73A6F035" w14:textId="77777777">
        <w:tc>
          <w:tcPr>
            <w:tcW w:w="792"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Pr="008D4D57" w:rsidR="008D4D57" w:rsidP="008D4D57" w:rsidRDefault="008D4D57" w14:paraId="189D6667" w14:textId="6727BE27">
            <w:pPr>
              <w:rPr>
                <w:color w:val="1A1A2E"/>
                <w:sz w:val="18"/>
                <w:szCs w:val="18"/>
              </w:rPr>
            </w:pPr>
            <w:r>
              <w:rPr>
                <w:color w:val="1A1A2E"/>
                <w:sz w:val="18"/>
                <w:szCs w:val="18"/>
              </w:rPr>
              <w:t>R-006</w:t>
            </w:r>
          </w:p>
        </w:tc>
        <w:tc>
          <w:tcPr>
            <w:tcW w:w="3342"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Pr="008D4D57" w:rsidR="008D4D57" w:rsidP="008D4D57" w:rsidRDefault="008D4D57" w14:paraId="696E492B" w14:textId="2D02C2DE">
            <w:pPr>
              <w:rPr>
                <w:color w:val="1A1A2E"/>
                <w:sz w:val="18"/>
                <w:szCs w:val="18"/>
              </w:rPr>
            </w:pPr>
            <w:r>
              <w:rPr>
                <w:sz w:val="18"/>
                <w:szCs w:val="18"/>
              </w:rPr>
              <w:t>Los documentos Contrato / Mandato / Pagaré no se despliegan correctamente al alumno (falla de renderización, campos vacíos o formato erróneo), bloqueando la firma y el cierre del proceso.</w:t>
            </w:r>
          </w:p>
        </w:tc>
        <w:tc>
          <w:tcPr>
            <w:tcW w:w="1331"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Pr="008D4D57" w:rsidR="008D4D57" w:rsidP="008D4D57" w:rsidRDefault="008D4D57" w14:paraId="46F9E8F6" w14:textId="0F572BDD">
            <w:pPr>
              <w:rPr>
                <w:color w:val="1A1A2E"/>
                <w:sz w:val="18"/>
                <w:szCs w:val="18"/>
              </w:rPr>
            </w:pPr>
            <w:r>
              <w:rPr>
                <w:color w:val="1A1A2E"/>
                <w:sz w:val="18"/>
                <w:szCs w:val="18"/>
              </w:rPr>
              <w:t>Media</w:t>
            </w:r>
          </w:p>
        </w:tc>
        <w:tc>
          <w:tcPr>
            <w:tcW w:w="1192"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Pr="008D4D57" w:rsidR="008D4D57" w:rsidP="008D4D57" w:rsidRDefault="008D4D57" w14:paraId="7C6B063F" w14:textId="669B61E0">
            <w:pPr>
              <w:rPr>
                <w:color w:val="1A1A2E"/>
                <w:sz w:val="18"/>
                <w:szCs w:val="18"/>
              </w:rPr>
            </w:pPr>
            <w:r>
              <w:rPr>
                <w:color w:val="1A1A2E"/>
                <w:sz w:val="18"/>
                <w:szCs w:val="18"/>
              </w:rPr>
              <w:t>Alto</w:t>
            </w:r>
          </w:p>
        </w:tc>
        <w:tc>
          <w:tcPr>
            <w:tcW w:w="3103"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Pr="008D4D57" w:rsidR="008D4D57" w:rsidP="008D4D57" w:rsidRDefault="008D4D57" w14:paraId="30DB99C5" w14:textId="3430B209">
            <w:pPr>
              <w:rPr>
                <w:color w:val="1A1A2E"/>
                <w:sz w:val="18"/>
                <w:szCs w:val="18"/>
              </w:rPr>
            </w:pPr>
            <w:r>
              <w:rPr>
                <w:sz w:val="18"/>
                <w:szCs w:val="18"/>
              </w:rPr>
              <w:t xml:space="preserve">Plantillas versionadas validadas por Jurídico. Pruebas automatizadas de generación documental en CI/CD cubriendo todos los escenarios de pago. </w:t>
            </w:r>
            <w:proofErr w:type="spellStart"/>
            <w:r>
              <w:rPr>
                <w:sz w:val="18"/>
                <w:szCs w:val="18"/>
              </w:rPr>
              <w:t>Preview</w:t>
            </w:r>
            <w:proofErr w:type="spellEnd"/>
            <w:r>
              <w:rPr>
                <w:sz w:val="18"/>
                <w:szCs w:val="18"/>
              </w:rPr>
              <w:t xml:space="preserve"> obligatorio con validación de campos antes de firmar.</w:t>
            </w:r>
          </w:p>
        </w:tc>
      </w:tr>
      <w:tr w:rsidR="008D4D57" w:rsidTr="008D4D57" w14:paraId="3B51949E" w14:textId="77777777">
        <w:tc>
          <w:tcPr>
            <w:tcW w:w="792"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Pr="008D4D57" w:rsidR="008D4D57" w:rsidP="008D4D57" w:rsidRDefault="008D4D57" w14:paraId="0B335DC1" w14:textId="3F0E9118">
            <w:pPr>
              <w:rPr>
                <w:color w:val="1A1A2E"/>
                <w:sz w:val="18"/>
                <w:szCs w:val="18"/>
              </w:rPr>
            </w:pPr>
            <w:r>
              <w:rPr>
                <w:color w:val="1A1A2E"/>
                <w:sz w:val="18"/>
                <w:szCs w:val="18"/>
              </w:rPr>
              <w:t>R-007</w:t>
            </w:r>
          </w:p>
        </w:tc>
        <w:tc>
          <w:tcPr>
            <w:tcW w:w="3342"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Pr="008D4D57" w:rsidR="008D4D57" w:rsidP="008D4D57" w:rsidRDefault="008D4D57" w14:paraId="4CA07E3E" w14:textId="0634F36C">
            <w:pPr>
              <w:rPr>
                <w:color w:val="1A1A2E"/>
                <w:sz w:val="18"/>
                <w:szCs w:val="18"/>
              </w:rPr>
            </w:pPr>
            <w:r>
              <w:rPr>
                <w:sz w:val="18"/>
                <w:szCs w:val="18"/>
              </w:rPr>
              <w:t xml:space="preserve">Falla o indisponibilidad del servicio de firma digital (API no carga, </w:t>
            </w:r>
            <w:proofErr w:type="spellStart"/>
            <w:r>
              <w:rPr>
                <w:sz w:val="18"/>
                <w:szCs w:val="18"/>
              </w:rPr>
              <w:t>timeout</w:t>
            </w:r>
            <w:proofErr w:type="spellEnd"/>
            <w:r>
              <w:rPr>
                <w:sz w:val="18"/>
                <w:szCs w:val="18"/>
              </w:rPr>
              <w:t>, caída del proveedor), impidiendo firmar los documentos y confirmar la matrícula.</w:t>
            </w:r>
          </w:p>
        </w:tc>
        <w:tc>
          <w:tcPr>
            <w:tcW w:w="1331"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Pr="008D4D57" w:rsidR="008D4D57" w:rsidP="008D4D57" w:rsidRDefault="008D4D57" w14:paraId="4417F527" w14:textId="4F59D3CD">
            <w:pPr>
              <w:rPr>
                <w:color w:val="1A1A2E"/>
                <w:sz w:val="18"/>
                <w:szCs w:val="18"/>
              </w:rPr>
            </w:pPr>
            <w:r>
              <w:rPr>
                <w:color w:val="1A1A2E"/>
                <w:sz w:val="18"/>
                <w:szCs w:val="18"/>
              </w:rPr>
              <w:t>Media</w:t>
            </w:r>
          </w:p>
        </w:tc>
        <w:tc>
          <w:tcPr>
            <w:tcW w:w="1192"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Pr="008D4D57" w:rsidR="008D4D57" w:rsidP="008D4D57" w:rsidRDefault="008D4D57" w14:paraId="6624B0D5" w14:textId="441F4706">
            <w:pPr>
              <w:rPr>
                <w:color w:val="1A1A2E"/>
                <w:sz w:val="18"/>
                <w:szCs w:val="18"/>
              </w:rPr>
            </w:pPr>
            <w:r>
              <w:rPr>
                <w:color w:val="1A1A2E"/>
                <w:sz w:val="18"/>
                <w:szCs w:val="18"/>
              </w:rPr>
              <w:t>Alto</w:t>
            </w:r>
          </w:p>
        </w:tc>
        <w:tc>
          <w:tcPr>
            <w:tcW w:w="3103"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Pr="008D4D57" w:rsidR="008D4D57" w:rsidP="008D4D57" w:rsidRDefault="008D4D57" w14:paraId="28A0C927" w14:textId="79A67BF5">
            <w:pPr>
              <w:rPr>
                <w:color w:val="1A1A2E"/>
                <w:sz w:val="18"/>
                <w:szCs w:val="18"/>
              </w:rPr>
            </w:pPr>
            <w:r>
              <w:rPr>
                <w:sz w:val="18"/>
                <w:szCs w:val="18"/>
              </w:rPr>
              <w:t xml:space="preserve">SLA formal con el proveedor y monitoreo activo del servicio. Reintentos automáticos y guardado del estado del proceso para reanudar la firma sin reiniciar. </w:t>
            </w:r>
          </w:p>
        </w:tc>
      </w:tr>
    </w:tbl>
    <w:p w:rsidR="00D26A8E" w:rsidRDefault="00D26A8E" w14:paraId="146032DA" w14:textId="77777777">
      <w:pPr>
        <w:spacing w:after="80"/>
      </w:pPr>
    </w:p>
    <w:p w:rsidR="00D26A8E" w:rsidRDefault="00154387" w14:paraId="146032DB" w14:textId="77777777">
      <w:r>
        <w:br w:type="page"/>
      </w:r>
    </w:p>
    <w:p w:rsidR="00D26A8E" w:rsidRDefault="00154387" w14:paraId="146032DC" w14:textId="77777777">
      <w:pPr>
        <w:pStyle w:val="Ttulo1"/>
      </w:pPr>
      <w:r>
        <w:t>13. Anexos</w:t>
      </w:r>
    </w:p>
    <w:p w:rsidR="00D26A8E" w:rsidRDefault="00154387" w14:paraId="146032DD" w14:textId="335D6324">
      <w:pPr>
        <w:numPr>
          <w:ilvl w:val="0"/>
          <w:numId w:val="2"/>
        </w:numPr>
        <w:spacing w:after="80"/>
      </w:pPr>
      <w:r>
        <w:t>Anexo A: Archivo BPMN del proceso – UNI-023_Proceso_Rematricula_Online.png</w:t>
      </w:r>
    </w:p>
    <w:p w:rsidR="00B360CB" w:rsidP="00B360CB" w:rsidRDefault="00154387" w14:paraId="3C1C6FC1" w14:textId="77777777">
      <w:pPr>
        <w:numPr>
          <w:ilvl w:val="0"/>
          <w:numId w:val="2"/>
        </w:numPr>
        <w:spacing w:after="80"/>
      </w:pPr>
      <w:r>
        <w:t xml:space="preserve">Anexo B: Matriz de Requerimientos Funcionales – RF.xlsx </w:t>
      </w:r>
    </w:p>
    <w:p w:rsidR="00B360CB" w:rsidP="00B360CB" w:rsidRDefault="00154387" w14:paraId="0FFFA196" w14:textId="77777777">
      <w:pPr>
        <w:numPr>
          <w:ilvl w:val="0"/>
          <w:numId w:val="2"/>
        </w:numPr>
        <w:spacing w:after="80"/>
      </w:pPr>
      <w:r>
        <w:t>Anexo C: Reglas de negocio detalladas del Motor de Beneficios (por definir con área Académica y Finanzas)</w:t>
      </w:r>
    </w:p>
    <w:p w:rsidR="00D26A8E" w:rsidP="00650E7C" w:rsidRDefault="00154387" w14:paraId="146032E1" w14:textId="08D17D5B">
      <w:pPr>
        <w:numPr>
          <w:ilvl w:val="0"/>
          <w:numId w:val="2"/>
        </w:numPr>
        <w:spacing w:after="80"/>
      </w:pPr>
      <w:r>
        <w:t>Anexo D: Especificación de integraciones con sistemas existentes (por definir en F1)</w:t>
      </w:r>
    </w:p>
    <w:p w:rsidR="00D26A8E" w:rsidRDefault="00D26A8E" w14:paraId="146032E2" w14:textId="77777777">
      <w:pPr>
        <w:spacing w:after="80"/>
      </w:pPr>
    </w:p>
    <w:p w:rsidR="00D26A8E" w:rsidRDefault="00154387" w14:paraId="146032E3" w14:textId="77777777">
      <w:pPr>
        <w:pStyle w:val="Ttulo1"/>
      </w:pPr>
      <w:r>
        <w:t>14. Aprobaciones</w:t>
      </w:r>
    </w:p>
    <w:tbl>
      <w:tblPr>
        <w:tblW w:w="97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40"/>
        <w:gridCol w:w="2440"/>
        <w:gridCol w:w="2440"/>
        <w:gridCol w:w="2440"/>
      </w:tblGrid>
      <w:tr w:rsidR="0076488B" w14:paraId="146032E8" w14:textId="77777777">
        <w:tc>
          <w:tcPr>
            <w:tcW w:w="244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vAlign w:val="center"/>
          </w:tcPr>
          <w:p w:rsidR="00D26A8E" w:rsidRDefault="00154387" w14:paraId="146032E4" w14:textId="77777777">
            <w:r>
              <w:rPr>
                <w:b/>
                <w:bCs/>
                <w:color w:val="003366"/>
                <w:sz w:val="18"/>
                <w:szCs w:val="18"/>
              </w:rPr>
              <w:t>Rol</w:t>
            </w:r>
          </w:p>
        </w:tc>
        <w:tc>
          <w:tcPr>
            <w:tcW w:w="244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vAlign w:val="center"/>
          </w:tcPr>
          <w:p w:rsidR="00D26A8E" w:rsidRDefault="00154387" w14:paraId="146032E5" w14:textId="77777777">
            <w:r>
              <w:rPr>
                <w:b/>
                <w:bCs/>
                <w:color w:val="003366"/>
                <w:sz w:val="18"/>
                <w:szCs w:val="18"/>
              </w:rPr>
              <w:t>Nombre</w:t>
            </w:r>
          </w:p>
        </w:tc>
        <w:tc>
          <w:tcPr>
            <w:tcW w:w="244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vAlign w:val="center"/>
          </w:tcPr>
          <w:p w:rsidR="00D26A8E" w:rsidRDefault="00154387" w14:paraId="146032E6" w14:textId="77777777">
            <w:r>
              <w:rPr>
                <w:b/>
                <w:bCs/>
                <w:color w:val="003366"/>
                <w:sz w:val="18"/>
                <w:szCs w:val="18"/>
              </w:rPr>
              <w:t>Firma</w:t>
            </w:r>
          </w:p>
        </w:tc>
        <w:tc>
          <w:tcPr>
            <w:tcW w:w="2440" w:type="dxa"/>
            <w:tcBorders>
              <w:top w:val="single" w:color="003366" w:sz="1" w:space="0"/>
              <w:left w:val="single" w:color="003366" w:sz="1" w:space="0"/>
              <w:bottom w:val="single" w:color="003366" w:sz="1" w:space="0"/>
              <w:right w:val="single" w:color="003366" w:sz="1" w:space="0"/>
            </w:tcBorders>
            <w:shd w:val="clear" w:color="auto" w:fill="DCE8F5"/>
            <w:tcMar>
              <w:top w:w="80" w:type="dxa"/>
              <w:left w:w="120" w:type="dxa"/>
              <w:bottom w:w="80" w:type="dxa"/>
              <w:right w:w="120" w:type="dxa"/>
            </w:tcMar>
            <w:vAlign w:val="center"/>
          </w:tcPr>
          <w:p w:rsidR="00D26A8E" w:rsidRDefault="00154387" w14:paraId="146032E7" w14:textId="77777777">
            <w:r>
              <w:rPr>
                <w:b/>
                <w:bCs/>
                <w:color w:val="003366"/>
                <w:sz w:val="18"/>
                <w:szCs w:val="18"/>
              </w:rPr>
              <w:t>Fecha</w:t>
            </w:r>
          </w:p>
        </w:tc>
      </w:tr>
      <w:tr w:rsidR="0076488B" w14:paraId="146032ED" w14:textId="77777777">
        <w:tc>
          <w:tcPr>
            <w:tcW w:w="24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2E9" w14:textId="77777777">
            <w:r>
              <w:rPr>
                <w:color w:val="1A1A2E"/>
                <w:sz w:val="18"/>
                <w:szCs w:val="18"/>
              </w:rPr>
              <w:t>Sponsor</w:t>
            </w:r>
          </w:p>
        </w:tc>
        <w:tc>
          <w:tcPr>
            <w:tcW w:w="24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E87407" w14:paraId="146032EA" w14:textId="08CD0F15">
            <w:r>
              <w:rPr>
                <w:color w:val="1A1A2E"/>
                <w:sz w:val="18"/>
                <w:szCs w:val="18"/>
              </w:rPr>
              <w:t>Andrea Belloy</w:t>
            </w:r>
          </w:p>
        </w:tc>
        <w:tc>
          <w:tcPr>
            <w:tcW w:w="24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D26A8E" w14:paraId="146032EB" w14:textId="77777777"/>
        </w:tc>
        <w:tc>
          <w:tcPr>
            <w:tcW w:w="24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D26A8E" w14:paraId="146032EC" w14:textId="77777777"/>
        </w:tc>
      </w:tr>
      <w:tr w:rsidR="0076488B" w14:paraId="146032F2" w14:textId="77777777">
        <w:tc>
          <w:tcPr>
            <w:tcW w:w="24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2EE" w14:textId="77777777">
            <w:r>
              <w:rPr>
                <w:color w:val="1A1A2E"/>
                <w:sz w:val="18"/>
                <w:szCs w:val="18"/>
              </w:rPr>
              <w:t>Director TI</w:t>
            </w:r>
          </w:p>
        </w:tc>
        <w:tc>
          <w:tcPr>
            <w:tcW w:w="24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2EF" w14:textId="77777777">
            <w:r>
              <w:rPr>
                <w:color w:val="1A1A2E"/>
                <w:sz w:val="18"/>
                <w:szCs w:val="18"/>
              </w:rPr>
              <w:t>Cristián Santibáñez Vargas</w:t>
            </w:r>
          </w:p>
        </w:tc>
        <w:tc>
          <w:tcPr>
            <w:tcW w:w="24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D26A8E" w14:paraId="146032F0" w14:textId="77777777"/>
        </w:tc>
        <w:tc>
          <w:tcPr>
            <w:tcW w:w="24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D26A8E" w14:paraId="146032F1" w14:textId="77777777"/>
        </w:tc>
      </w:tr>
      <w:tr w:rsidR="0076488B" w14:paraId="146032F7" w14:textId="77777777">
        <w:tc>
          <w:tcPr>
            <w:tcW w:w="24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2F3" w14:textId="77777777">
            <w:r>
              <w:rPr>
                <w:color w:val="1A1A2E"/>
                <w:sz w:val="18"/>
                <w:szCs w:val="18"/>
              </w:rPr>
              <w:t>Líder Funcional</w:t>
            </w:r>
          </w:p>
        </w:tc>
        <w:tc>
          <w:tcPr>
            <w:tcW w:w="24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E87407" w14:paraId="146032F4" w14:textId="0ABAB99C">
            <w:r>
              <w:rPr>
                <w:color w:val="1A1A2E"/>
                <w:sz w:val="18"/>
                <w:szCs w:val="18"/>
              </w:rPr>
              <w:t>Alejandro Villalba</w:t>
            </w:r>
          </w:p>
        </w:tc>
        <w:tc>
          <w:tcPr>
            <w:tcW w:w="24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D26A8E" w14:paraId="146032F5" w14:textId="77777777"/>
        </w:tc>
        <w:tc>
          <w:tcPr>
            <w:tcW w:w="24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D26A8E" w14:paraId="146032F6" w14:textId="77777777"/>
        </w:tc>
      </w:tr>
      <w:tr w:rsidR="0076488B" w14:paraId="146032FC" w14:textId="77777777">
        <w:tc>
          <w:tcPr>
            <w:tcW w:w="24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154387" w14:paraId="146032F8" w14:textId="77777777">
            <w:r>
              <w:rPr>
                <w:color w:val="1A1A2E"/>
                <w:sz w:val="18"/>
                <w:szCs w:val="18"/>
              </w:rPr>
              <w:t>Líder de Proyecto TI</w:t>
            </w:r>
          </w:p>
        </w:tc>
        <w:tc>
          <w:tcPr>
            <w:tcW w:w="24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E87407" w14:paraId="146032F9" w14:textId="1851C86A">
            <w:r>
              <w:rPr>
                <w:color w:val="1A1A2E"/>
                <w:sz w:val="18"/>
                <w:szCs w:val="18"/>
              </w:rPr>
              <w:t>Roberto Nieto</w:t>
            </w:r>
          </w:p>
        </w:tc>
        <w:tc>
          <w:tcPr>
            <w:tcW w:w="24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D26A8E" w14:paraId="146032FA" w14:textId="77777777"/>
        </w:tc>
        <w:tc>
          <w:tcPr>
            <w:tcW w:w="24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vAlign w:val="center"/>
          </w:tcPr>
          <w:p w:rsidR="00D26A8E" w:rsidRDefault="00D26A8E" w14:paraId="146032FB" w14:textId="77777777"/>
        </w:tc>
      </w:tr>
    </w:tbl>
    <w:p w:rsidR="00D26A8E" w:rsidRDefault="00D26A8E" w14:paraId="146032FD" w14:textId="77777777">
      <w:pPr>
        <w:spacing w:after="80"/>
      </w:pPr>
    </w:p>
    <w:sectPr w:rsidR="00D26A8E">
      <w:headerReference w:type="default" r:id="rId13"/>
      <w:footerReference w:type="default" r:id="rId14"/>
      <w:pgSz w:w="12240" w:h="15840" w:orient="portrait"/>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C4676" w:rsidRDefault="00AC4676" w14:paraId="69D4A28E" w14:textId="77777777">
      <w:r>
        <w:separator/>
      </w:r>
    </w:p>
  </w:endnote>
  <w:endnote w:type="continuationSeparator" w:id="0">
    <w:p w:rsidR="00AC4676" w:rsidRDefault="00AC4676" w14:paraId="7A12E97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26A8E" w:rsidRDefault="00154387" w14:paraId="721338E7" w14:textId="77777777">
    <w:pPr>
      <w:pBdr>
        <w:top w:val="single" w:color="003366" w:sz="4" w:space="1"/>
      </w:pBdr>
      <w:tabs>
        <w:tab w:val="right" w:pos="9360"/>
      </w:tabs>
    </w:pPr>
    <w:r>
      <w:rPr>
        <w:color w:val="666666"/>
        <w:sz w:val="16"/>
        <w:szCs w:val="16"/>
      </w:rPr>
      <w:t>UNIACC – Dirección de Innovación y Transformación Digital</w:t>
    </w:r>
    <w:r>
      <w:rPr>
        <w:sz w:val="16"/>
        <w:szCs w:val="16"/>
      </w:rPr>
      <w:tab/>
    </w:r>
    <w:r>
      <w:rPr>
        <w:sz w:val="16"/>
        <w:szCs w:val="16"/>
      </w:rPr>
      <w:t xml:space="preserve">Página </w:t>
    </w:r>
    <w:r>
      <w:rPr>
        <w:sz w:val="16"/>
        <w:szCs w:val="16"/>
      </w:rPr>
      <w:fldChar w:fldCharType="begin"/>
    </w:r>
    <w:r>
      <w:rPr>
        <w:sz w:val="16"/>
        <w:szCs w:val="16"/>
      </w:rPr>
      <w:instrText>PAGE</w:instrText>
    </w:r>
    <w:r>
      <w:rPr>
        <w:sz w:val="16"/>
        <w:szCs w:val="16"/>
      </w:rPr>
      <w:fldChar w:fldCharType="separate"/>
    </w:r>
    <w:r w:rsidR="00C743CA">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C4676" w:rsidRDefault="00AC4676" w14:paraId="61392EF4" w14:textId="77777777">
      <w:r>
        <w:separator/>
      </w:r>
    </w:p>
  </w:footnote>
  <w:footnote w:type="continuationSeparator" w:id="0">
    <w:p w:rsidR="00AC4676" w:rsidRDefault="00AC4676" w14:paraId="3079028E"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26A8E" w:rsidP="211C6638" w:rsidRDefault="211C6638" w14:paraId="0C6AD3CC" w14:textId="4A972418">
    <w:pPr>
      <w:pBdr>
        <w:bottom w:val="single" w:color="003366" w:sz="6" w:space="1"/>
      </w:pBdr>
      <w:tabs>
        <w:tab w:val="right" w:pos="9360"/>
      </w:tabs>
    </w:pPr>
    <w:r w:rsidRPr="211C6638">
      <w:rPr>
        <w:color w:val="003366"/>
        <w:sz w:val="18"/>
        <w:szCs w:val="18"/>
      </w:rPr>
      <w:t>UNI-023 – Rematricula Online – Especificación Formal del Sistema</w:t>
    </w:r>
    <w:r w:rsidR="00154387">
      <w:tab/>
    </w:r>
    <w:r w:rsidR="00154387">
      <w:tab/>
    </w:r>
    <w:r w:rsidRPr="211C6638">
      <w:rPr>
        <w:color w:val="666666"/>
        <w:sz w:val="16"/>
        <w:szCs w:val="16"/>
      </w:rPr>
      <w:t>Versión 1.</w:t>
    </w:r>
    <w:r w:rsidR="00163E8A">
      <w:rPr>
        <w:color w:val="666666"/>
        <w:sz w:val="16"/>
        <w:szCs w:val="16"/>
      </w:rPr>
      <w:t>1(Preliminar)</w:t>
    </w:r>
    <w:r w:rsidRPr="211C6638">
      <w:rPr>
        <w:color w:val="666666"/>
        <w:sz w:val="16"/>
        <w:szCs w:val="16"/>
      </w:rPr>
      <w:t xml:space="preserve"> | </w:t>
    </w:r>
    <w:r w:rsidR="00163E8A">
      <w:rPr>
        <w:color w:val="666666"/>
        <w:sz w:val="16"/>
        <w:szCs w:val="16"/>
      </w:rPr>
      <w:t>Junio</w:t>
    </w:r>
    <w:r w:rsidRPr="211C6638">
      <w:rPr>
        <w:color w:val="666666"/>
        <w:sz w:val="16"/>
        <w:szCs w:val="16"/>
      </w:rPr>
      <w:t xml:space="preserve"> 2026</w:t>
    </w:r>
  </w:p>
</w:hdr>
</file>

<file path=word/intelligence2.xml><?xml version="1.0" encoding="utf-8"?>
<int2:intelligence xmlns:int2="http://schemas.microsoft.com/office/intelligence/2020/intelligence" xmlns:oel="http://schemas.microsoft.com/office/2019/extlst">
  <int2:observations>
    <int2:textHash int2:hashCode="kWLocF7eSSxRTn" int2:id="SV7QukJs">
      <int2:state int2:value="Rejected" int2:type="spell"/>
    </int2:textHash>
    <int2:textHash int2:hashCode="tpWkXn75XsgAPz" int2:id="0U3Hqgmk">
      <int2:state int2:value="Rejected" int2:type="spell"/>
    </int2:textHash>
    <int2:textHash int2:hashCode="g5FhYOkfztVbLf" int2:id="VBKVYeJR">
      <int2:state int2:value="Rejected" int2:type="spell"/>
    </int2:textHash>
    <int2:textHash int2:hashCode="YmplxW2aBLtarL" int2:id="5qOtKdPB">
      <int2:state int2:value="Rejected" int2:type="spell"/>
    </int2:textHash>
    <int2:textHash int2:hashCode="ims8Xmuk2m6/3w" int2:id="Q12fNW94">
      <int2:state int2:value="Rejected" int2:type="spell"/>
    </int2:textHash>
    <int2:textHash int2:hashCode="b00/NuoC+rWNg+" int2:id="Rv0RuN9v">
      <int2:state int2:value="Rejected" int2:type="spell"/>
    </int2:textHash>
    <int2:textHash int2:hashCode="ckQNSPrU7n32YC" int2:id="aInXIyzT">
      <int2:state int2:value="Rejected" int2:type="spell"/>
    </int2:textHash>
    <int2:textHash int2:hashCode="j+pKHRrKytb1OF" int2:id="82pM0IVI">
      <int2:state int2:value="Rejected" int2:type="spell"/>
    </int2:textHash>
    <int2:textHash int2:hashCode="aw1FRWoCdAeEIK" int2:id="YV6YW5hl">
      <int2:state int2:value="Rejected" int2:type="spell"/>
    </int2:textHash>
    <int2:textHash int2:hashCode="AY/SWkh3K84im3" int2:id="rd7uHVa5">
      <int2:state int2:value="Rejected" int2:type="spell"/>
    </int2:textHash>
    <int2:textHash int2:hashCode="W6ph5Mm5Pz8Ggi" int2:id="qFvL6MQk">
      <int2:state int2:value="Rejected" int2:type="spell"/>
    </int2:textHash>
    <int2:textHash int2:hashCode="Jzb6spHwTmm2LU" int2:id="UMoVMFil">
      <int2:state int2:value="Rejected" int2:type="spell"/>
    </int2:textHash>
    <int2:textHash int2:hashCode="HbCJqfhOFOlfEd" int2:id="mxZWb5x0">
      <int2:state int2:value="Rejected" int2:type="spell"/>
    </int2:textHash>
    <int2:textHash int2:hashCode="mIj4Yblu/23Qv1" int2:id="bR5A8K25">
      <int2:state int2:value="Rejected" int2:type="spell"/>
    </int2:textHash>
    <int2:textHash int2:hashCode="SYpgKQRrmJHYCF" int2:id="06MvgixK">
      <int2:state int2:value="Rejected" int2:type="spell"/>
    </int2:textHash>
    <int2:textHash int2:hashCode="MWhnsCW8t68tRV" int2:id="9hAgod5w">
      <int2:state int2:value="Rejected" int2:type="spell"/>
    </int2:textHash>
    <int2:bookmark int2:bookmarkName="_Int_l8eHkAmG" int2:invalidationBookmarkName="" int2:hashCode="ificAs9H4JHnJq" int2:id="8qUAMOSU">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61F36"/>
    <w:multiLevelType w:val="hybridMultilevel"/>
    <w:tmpl w:val="1772E518"/>
    <w:lvl w:ilvl="0" w:tplc="71C87196">
      <w:start w:val="1"/>
      <w:numFmt w:val="bullet"/>
      <w:lvlText w:val="●"/>
      <w:lvlJc w:val="left"/>
      <w:pPr>
        <w:ind w:left="720" w:hanging="360"/>
      </w:pPr>
    </w:lvl>
    <w:lvl w:ilvl="1" w:tplc="21FAE338">
      <w:start w:val="1"/>
      <w:numFmt w:val="bullet"/>
      <w:lvlText w:val="○"/>
      <w:lvlJc w:val="left"/>
      <w:pPr>
        <w:ind w:left="1440" w:hanging="360"/>
      </w:pPr>
    </w:lvl>
    <w:lvl w:ilvl="2" w:tplc="688635A2">
      <w:start w:val="1"/>
      <w:numFmt w:val="bullet"/>
      <w:lvlText w:val="■"/>
      <w:lvlJc w:val="left"/>
      <w:pPr>
        <w:ind w:left="2160" w:hanging="360"/>
      </w:pPr>
    </w:lvl>
    <w:lvl w:ilvl="3" w:tplc="F84062E0">
      <w:start w:val="1"/>
      <w:numFmt w:val="bullet"/>
      <w:lvlText w:val="●"/>
      <w:lvlJc w:val="left"/>
      <w:pPr>
        <w:ind w:left="2880" w:hanging="360"/>
      </w:pPr>
    </w:lvl>
    <w:lvl w:ilvl="4" w:tplc="B108033E">
      <w:start w:val="1"/>
      <w:numFmt w:val="bullet"/>
      <w:lvlText w:val="○"/>
      <w:lvlJc w:val="left"/>
      <w:pPr>
        <w:ind w:left="3600" w:hanging="360"/>
      </w:pPr>
    </w:lvl>
    <w:lvl w:ilvl="5" w:tplc="AFCC9514">
      <w:start w:val="1"/>
      <w:numFmt w:val="bullet"/>
      <w:lvlText w:val="■"/>
      <w:lvlJc w:val="left"/>
      <w:pPr>
        <w:ind w:left="4320" w:hanging="360"/>
      </w:pPr>
    </w:lvl>
    <w:lvl w:ilvl="6" w:tplc="A956C8AA">
      <w:start w:val="1"/>
      <w:numFmt w:val="bullet"/>
      <w:lvlText w:val="●"/>
      <w:lvlJc w:val="left"/>
      <w:pPr>
        <w:ind w:left="5040" w:hanging="360"/>
      </w:pPr>
    </w:lvl>
    <w:lvl w:ilvl="7" w:tplc="CA98C9D2">
      <w:start w:val="1"/>
      <w:numFmt w:val="bullet"/>
      <w:lvlText w:val="●"/>
      <w:lvlJc w:val="left"/>
      <w:pPr>
        <w:ind w:left="5760" w:hanging="360"/>
      </w:pPr>
    </w:lvl>
    <w:lvl w:ilvl="8" w:tplc="300A4F36">
      <w:start w:val="1"/>
      <w:numFmt w:val="bullet"/>
      <w:lvlText w:val="●"/>
      <w:lvlJc w:val="left"/>
      <w:pPr>
        <w:ind w:left="6480" w:hanging="360"/>
      </w:pPr>
    </w:lvl>
  </w:abstractNum>
  <w:abstractNum w:abstractNumId="1" w15:restartNumberingAfterBreak="0">
    <w:nsid w:val="15C42544"/>
    <w:multiLevelType w:val="hybridMultilevel"/>
    <w:tmpl w:val="C07CE488"/>
    <w:lvl w:ilvl="0" w:tplc="B3347C06">
      <w:start w:val="1"/>
      <w:numFmt w:val="decimal"/>
      <w:lvlText w:val="%1."/>
      <w:lvlJc w:val="left"/>
      <w:pPr>
        <w:ind w:left="720" w:hanging="360"/>
      </w:pPr>
    </w:lvl>
    <w:lvl w:ilvl="1" w:tplc="8B8ABB44">
      <w:numFmt w:val="decimal"/>
      <w:lvlText w:val=""/>
      <w:lvlJc w:val="left"/>
    </w:lvl>
    <w:lvl w:ilvl="2" w:tplc="8E583B6A">
      <w:numFmt w:val="decimal"/>
      <w:lvlText w:val=""/>
      <w:lvlJc w:val="left"/>
    </w:lvl>
    <w:lvl w:ilvl="3" w:tplc="C3CE69A4">
      <w:numFmt w:val="decimal"/>
      <w:lvlText w:val=""/>
      <w:lvlJc w:val="left"/>
    </w:lvl>
    <w:lvl w:ilvl="4" w:tplc="577C8BC8">
      <w:numFmt w:val="decimal"/>
      <w:lvlText w:val=""/>
      <w:lvlJc w:val="left"/>
    </w:lvl>
    <w:lvl w:ilvl="5" w:tplc="E0B2BD50">
      <w:numFmt w:val="decimal"/>
      <w:lvlText w:val=""/>
      <w:lvlJc w:val="left"/>
    </w:lvl>
    <w:lvl w:ilvl="6" w:tplc="3B6AAE92">
      <w:numFmt w:val="decimal"/>
      <w:lvlText w:val=""/>
      <w:lvlJc w:val="left"/>
    </w:lvl>
    <w:lvl w:ilvl="7" w:tplc="924CD512">
      <w:numFmt w:val="decimal"/>
      <w:lvlText w:val=""/>
      <w:lvlJc w:val="left"/>
    </w:lvl>
    <w:lvl w:ilvl="8" w:tplc="A8E875F0">
      <w:numFmt w:val="decimal"/>
      <w:lvlText w:val=""/>
      <w:lvlJc w:val="left"/>
    </w:lvl>
  </w:abstractNum>
  <w:abstractNum w:abstractNumId="2" w15:restartNumberingAfterBreak="0">
    <w:nsid w:val="24DA718F"/>
    <w:multiLevelType w:val="hybridMultilevel"/>
    <w:tmpl w:val="917A800E"/>
    <w:lvl w:ilvl="0" w:tplc="A1049394">
      <w:start w:val="1"/>
      <w:numFmt w:val="bullet"/>
      <w:lvlText w:val="•"/>
      <w:lvlJc w:val="left"/>
      <w:pPr>
        <w:ind w:left="720" w:hanging="360"/>
      </w:pPr>
    </w:lvl>
    <w:lvl w:ilvl="1" w:tplc="1480B6A2">
      <w:numFmt w:val="decimal"/>
      <w:lvlText w:val=""/>
      <w:lvlJc w:val="left"/>
    </w:lvl>
    <w:lvl w:ilvl="2" w:tplc="1AC8E1F0">
      <w:numFmt w:val="decimal"/>
      <w:lvlText w:val=""/>
      <w:lvlJc w:val="left"/>
    </w:lvl>
    <w:lvl w:ilvl="3" w:tplc="39C81174">
      <w:numFmt w:val="decimal"/>
      <w:lvlText w:val=""/>
      <w:lvlJc w:val="left"/>
    </w:lvl>
    <w:lvl w:ilvl="4" w:tplc="0EB44E36">
      <w:numFmt w:val="decimal"/>
      <w:lvlText w:val=""/>
      <w:lvlJc w:val="left"/>
    </w:lvl>
    <w:lvl w:ilvl="5" w:tplc="F104EF52">
      <w:numFmt w:val="decimal"/>
      <w:lvlText w:val=""/>
      <w:lvlJc w:val="left"/>
    </w:lvl>
    <w:lvl w:ilvl="6" w:tplc="AE126C6C">
      <w:numFmt w:val="decimal"/>
      <w:lvlText w:val=""/>
      <w:lvlJc w:val="left"/>
    </w:lvl>
    <w:lvl w:ilvl="7" w:tplc="02EC6D26">
      <w:numFmt w:val="decimal"/>
      <w:lvlText w:val=""/>
      <w:lvlJc w:val="left"/>
    </w:lvl>
    <w:lvl w:ilvl="8" w:tplc="D7464BA2">
      <w:numFmt w:val="decimal"/>
      <w:lvlText w:val=""/>
      <w:lvlJc w:val="left"/>
    </w:lvl>
  </w:abstractNum>
  <w:abstractNum w:abstractNumId="3" w15:restartNumberingAfterBreak="0">
    <w:nsid w:val="490C1379"/>
    <w:multiLevelType w:val="hybridMultilevel"/>
    <w:tmpl w:val="940862AE"/>
    <w:lvl w:ilvl="0" w:tplc="2436B36C">
      <w:start w:val="1"/>
      <w:numFmt w:val="bullet"/>
      <w:lvlText w:val="●"/>
      <w:lvlJc w:val="left"/>
      <w:pPr>
        <w:ind w:left="720" w:hanging="360"/>
      </w:pPr>
    </w:lvl>
    <w:lvl w:ilvl="1" w:tplc="BD66A162">
      <w:start w:val="1"/>
      <w:numFmt w:val="bullet"/>
      <w:lvlText w:val="○"/>
      <w:lvlJc w:val="left"/>
      <w:pPr>
        <w:ind w:left="1440" w:hanging="360"/>
      </w:pPr>
    </w:lvl>
    <w:lvl w:ilvl="2" w:tplc="A2A29C68">
      <w:start w:val="1"/>
      <w:numFmt w:val="bullet"/>
      <w:lvlText w:val="■"/>
      <w:lvlJc w:val="left"/>
      <w:pPr>
        <w:ind w:left="2160" w:hanging="360"/>
      </w:pPr>
    </w:lvl>
    <w:lvl w:ilvl="3" w:tplc="B98808F0">
      <w:start w:val="1"/>
      <w:numFmt w:val="bullet"/>
      <w:lvlText w:val="●"/>
      <w:lvlJc w:val="left"/>
      <w:pPr>
        <w:ind w:left="2880" w:hanging="360"/>
      </w:pPr>
    </w:lvl>
    <w:lvl w:ilvl="4" w:tplc="1C2E6446">
      <w:start w:val="1"/>
      <w:numFmt w:val="bullet"/>
      <w:lvlText w:val="○"/>
      <w:lvlJc w:val="left"/>
      <w:pPr>
        <w:ind w:left="3600" w:hanging="360"/>
      </w:pPr>
    </w:lvl>
    <w:lvl w:ilvl="5" w:tplc="40DA6220">
      <w:start w:val="1"/>
      <w:numFmt w:val="bullet"/>
      <w:lvlText w:val="■"/>
      <w:lvlJc w:val="left"/>
      <w:pPr>
        <w:ind w:left="4320" w:hanging="360"/>
      </w:pPr>
    </w:lvl>
    <w:lvl w:ilvl="6" w:tplc="BA8C3E80">
      <w:start w:val="1"/>
      <w:numFmt w:val="bullet"/>
      <w:lvlText w:val="●"/>
      <w:lvlJc w:val="left"/>
      <w:pPr>
        <w:ind w:left="5040" w:hanging="360"/>
      </w:pPr>
    </w:lvl>
    <w:lvl w:ilvl="7" w:tplc="09D8FF9E">
      <w:start w:val="1"/>
      <w:numFmt w:val="bullet"/>
      <w:lvlText w:val="●"/>
      <w:lvlJc w:val="left"/>
      <w:pPr>
        <w:ind w:left="5760" w:hanging="360"/>
      </w:pPr>
    </w:lvl>
    <w:lvl w:ilvl="8" w:tplc="167844F2">
      <w:start w:val="1"/>
      <w:numFmt w:val="bullet"/>
      <w:lvlText w:val="●"/>
      <w:lvlJc w:val="left"/>
      <w:pPr>
        <w:ind w:left="6480" w:hanging="360"/>
      </w:pPr>
    </w:lvl>
  </w:abstractNum>
  <w:num w:numId="1" w16cid:durableId="1273778174">
    <w:abstractNumId w:val="3"/>
    <w:lvlOverride w:ilvl="0">
      <w:startOverride w:val="1"/>
    </w:lvlOverride>
  </w:num>
  <w:num w:numId="2" w16cid:durableId="371468714">
    <w:abstractNumId w:val="2"/>
  </w:num>
  <w:num w:numId="3" w16cid:durableId="1404332713">
    <w:abstractNumId w:val="1"/>
    <w:lvlOverride w:ilvl="0">
      <w:startOverride w:val="1"/>
    </w:lvlOverride>
  </w:num>
  <w:num w:numId="4" w16cid:durableId="937447415">
    <w:abstractNumId w:val="0"/>
    <w:lvlOverride w:ilvl="0">
      <w:startOverride w:val="1"/>
    </w:lvlOverride>
  </w:num>
  <w:num w:numId="5" w16cid:durableId="53126652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an Pablo Silva Fernandez">
    <w15:presenceInfo w15:providerId="AD" w15:userId="S::juan.silva@uniacc.cl::9b476fbe-b72b-47da-b9c5-ec9db25622d4"/>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249"/>
  <w:displayBackgroundShape/>
  <w:trackRevisions w:val="tru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6A8E"/>
    <w:rsid w:val="00000000"/>
    <w:rsid w:val="000057E8"/>
    <w:rsid w:val="000059F1"/>
    <w:rsid w:val="000140FE"/>
    <w:rsid w:val="000330F8"/>
    <w:rsid w:val="000428B7"/>
    <w:rsid w:val="00054B62"/>
    <w:rsid w:val="00065AB8"/>
    <w:rsid w:val="0006770A"/>
    <w:rsid w:val="0007258F"/>
    <w:rsid w:val="000B1E6B"/>
    <w:rsid w:val="000C617A"/>
    <w:rsid w:val="00100AD6"/>
    <w:rsid w:val="00110821"/>
    <w:rsid w:val="00126746"/>
    <w:rsid w:val="001467CA"/>
    <w:rsid w:val="00154387"/>
    <w:rsid w:val="00163E8A"/>
    <w:rsid w:val="0016476C"/>
    <w:rsid w:val="001D3655"/>
    <w:rsid w:val="001E5931"/>
    <w:rsid w:val="0021245C"/>
    <w:rsid w:val="00215657"/>
    <w:rsid w:val="00221EA6"/>
    <w:rsid w:val="0022407B"/>
    <w:rsid w:val="002279A7"/>
    <w:rsid w:val="00243BEC"/>
    <w:rsid w:val="002766EA"/>
    <w:rsid w:val="002A5E3C"/>
    <w:rsid w:val="002B301F"/>
    <w:rsid w:val="002C00A6"/>
    <w:rsid w:val="002C2914"/>
    <w:rsid w:val="002C320E"/>
    <w:rsid w:val="002D0F5E"/>
    <w:rsid w:val="002D63C7"/>
    <w:rsid w:val="003227BF"/>
    <w:rsid w:val="00347ABF"/>
    <w:rsid w:val="00347D20"/>
    <w:rsid w:val="00363E58"/>
    <w:rsid w:val="003865F4"/>
    <w:rsid w:val="003B25E6"/>
    <w:rsid w:val="003B2E97"/>
    <w:rsid w:val="003B57EF"/>
    <w:rsid w:val="003E2AE8"/>
    <w:rsid w:val="003E3ECD"/>
    <w:rsid w:val="003E4B28"/>
    <w:rsid w:val="003E7CF9"/>
    <w:rsid w:val="0044239B"/>
    <w:rsid w:val="00442796"/>
    <w:rsid w:val="00442F26"/>
    <w:rsid w:val="00443B25"/>
    <w:rsid w:val="00462FF0"/>
    <w:rsid w:val="00467244"/>
    <w:rsid w:val="004854C8"/>
    <w:rsid w:val="00492260"/>
    <w:rsid w:val="0049481F"/>
    <w:rsid w:val="004A5825"/>
    <w:rsid w:val="004B28FB"/>
    <w:rsid w:val="004D2F89"/>
    <w:rsid w:val="004E5383"/>
    <w:rsid w:val="004F2916"/>
    <w:rsid w:val="005020CA"/>
    <w:rsid w:val="00526AE2"/>
    <w:rsid w:val="00530DF8"/>
    <w:rsid w:val="00557E82"/>
    <w:rsid w:val="005715EC"/>
    <w:rsid w:val="00573035"/>
    <w:rsid w:val="00581A3D"/>
    <w:rsid w:val="00584B0B"/>
    <w:rsid w:val="00584EE1"/>
    <w:rsid w:val="00591F2B"/>
    <w:rsid w:val="00594D84"/>
    <w:rsid w:val="005A344C"/>
    <w:rsid w:val="005B3505"/>
    <w:rsid w:val="005C1002"/>
    <w:rsid w:val="005D35A4"/>
    <w:rsid w:val="005F0472"/>
    <w:rsid w:val="00603047"/>
    <w:rsid w:val="00607095"/>
    <w:rsid w:val="00634515"/>
    <w:rsid w:val="006447BC"/>
    <w:rsid w:val="00650E7C"/>
    <w:rsid w:val="0065470E"/>
    <w:rsid w:val="00667A13"/>
    <w:rsid w:val="006A174E"/>
    <w:rsid w:val="006B506A"/>
    <w:rsid w:val="006D3FF1"/>
    <w:rsid w:val="006D4B42"/>
    <w:rsid w:val="006D691B"/>
    <w:rsid w:val="006E3476"/>
    <w:rsid w:val="006E77D0"/>
    <w:rsid w:val="006F1906"/>
    <w:rsid w:val="006F71AD"/>
    <w:rsid w:val="00717269"/>
    <w:rsid w:val="0073764A"/>
    <w:rsid w:val="00752744"/>
    <w:rsid w:val="00762605"/>
    <w:rsid w:val="0076488B"/>
    <w:rsid w:val="00765159"/>
    <w:rsid w:val="00765C60"/>
    <w:rsid w:val="00766493"/>
    <w:rsid w:val="00795A84"/>
    <w:rsid w:val="007A3713"/>
    <w:rsid w:val="007C3B3A"/>
    <w:rsid w:val="007C74CD"/>
    <w:rsid w:val="007F7D73"/>
    <w:rsid w:val="00805B0F"/>
    <w:rsid w:val="008502CD"/>
    <w:rsid w:val="00891AAA"/>
    <w:rsid w:val="008B5FA8"/>
    <w:rsid w:val="008D2F41"/>
    <w:rsid w:val="008D4D57"/>
    <w:rsid w:val="00905AC3"/>
    <w:rsid w:val="00905BA8"/>
    <w:rsid w:val="0090798E"/>
    <w:rsid w:val="009207AD"/>
    <w:rsid w:val="00923363"/>
    <w:rsid w:val="00933930"/>
    <w:rsid w:val="00941F1B"/>
    <w:rsid w:val="00944D9D"/>
    <w:rsid w:val="0094610A"/>
    <w:rsid w:val="00947E93"/>
    <w:rsid w:val="009659AD"/>
    <w:rsid w:val="009747FE"/>
    <w:rsid w:val="00976626"/>
    <w:rsid w:val="00976DE1"/>
    <w:rsid w:val="00983FA4"/>
    <w:rsid w:val="00984F3F"/>
    <w:rsid w:val="00997617"/>
    <w:rsid w:val="009A1AC1"/>
    <w:rsid w:val="009A1DAE"/>
    <w:rsid w:val="009C1DA1"/>
    <w:rsid w:val="009C3456"/>
    <w:rsid w:val="009D6B89"/>
    <w:rsid w:val="009E65B2"/>
    <w:rsid w:val="009F4AEA"/>
    <w:rsid w:val="00A14EC2"/>
    <w:rsid w:val="00A2027A"/>
    <w:rsid w:val="00A22365"/>
    <w:rsid w:val="00A32AF0"/>
    <w:rsid w:val="00A428B8"/>
    <w:rsid w:val="00A56C8C"/>
    <w:rsid w:val="00A67B3E"/>
    <w:rsid w:val="00A768F9"/>
    <w:rsid w:val="00A8627E"/>
    <w:rsid w:val="00AA5792"/>
    <w:rsid w:val="00AC4676"/>
    <w:rsid w:val="00AE0962"/>
    <w:rsid w:val="00AE0EEA"/>
    <w:rsid w:val="00AF7641"/>
    <w:rsid w:val="00B0067D"/>
    <w:rsid w:val="00B05CFC"/>
    <w:rsid w:val="00B05DAE"/>
    <w:rsid w:val="00B230D5"/>
    <w:rsid w:val="00B3143F"/>
    <w:rsid w:val="00B360CB"/>
    <w:rsid w:val="00B517EB"/>
    <w:rsid w:val="00BA71E1"/>
    <w:rsid w:val="00BB7170"/>
    <w:rsid w:val="00BC6EDC"/>
    <w:rsid w:val="00BE3FC3"/>
    <w:rsid w:val="00BE5EB6"/>
    <w:rsid w:val="00C04136"/>
    <w:rsid w:val="00C0522A"/>
    <w:rsid w:val="00C10FC4"/>
    <w:rsid w:val="00C1441B"/>
    <w:rsid w:val="00C245F8"/>
    <w:rsid w:val="00C51FB3"/>
    <w:rsid w:val="00C57896"/>
    <w:rsid w:val="00C623F1"/>
    <w:rsid w:val="00C67C71"/>
    <w:rsid w:val="00C743CA"/>
    <w:rsid w:val="00C74B46"/>
    <w:rsid w:val="00C836C5"/>
    <w:rsid w:val="00C86BBE"/>
    <w:rsid w:val="00CB3D69"/>
    <w:rsid w:val="00CD157A"/>
    <w:rsid w:val="00CD5D03"/>
    <w:rsid w:val="00CF75A4"/>
    <w:rsid w:val="00D0262D"/>
    <w:rsid w:val="00D034C8"/>
    <w:rsid w:val="00D16CAF"/>
    <w:rsid w:val="00D223F8"/>
    <w:rsid w:val="00D23695"/>
    <w:rsid w:val="00D26A8E"/>
    <w:rsid w:val="00D27C27"/>
    <w:rsid w:val="00D311E9"/>
    <w:rsid w:val="00D36249"/>
    <w:rsid w:val="00D501B3"/>
    <w:rsid w:val="00D73421"/>
    <w:rsid w:val="00D87235"/>
    <w:rsid w:val="00D97A44"/>
    <w:rsid w:val="00DB17A3"/>
    <w:rsid w:val="00DC3526"/>
    <w:rsid w:val="00DC3CA0"/>
    <w:rsid w:val="00DC639F"/>
    <w:rsid w:val="00DC6979"/>
    <w:rsid w:val="00DC69E4"/>
    <w:rsid w:val="00DC6A7F"/>
    <w:rsid w:val="00DD1A8D"/>
    <w:rsid w:val="00DF113A"/>
    <w:rsid w:val="00DF5CD8"/>
    <w:rsid w:val="00DF7A7B"/>
    <w:rsid w:val="00E02FF1"/>
    <w:rsid w:val="00E30BD3"/>
    <w:rsid w:val="00E44B73"/>
    <w:rsid w:val="00E46954"/>
    <w:rsid w:val="00E475E7"/>
    <w:rsid w:val="00E50B69"/>
    <w:rsid w:val="00E55BEA"/>
    <w:rsid w:val="00E62574"/>
    <w:rsid w:val="00E71F48"/>
    <w:rsid w:val="00E7508D"/>
    <w:rsid w:val="00E82E9A"/>
    <w:rsid w:val="00E86F26"/>
    <w:rsid w:val="00E87407"/>
    <w:rsid w:val="00EB1791"/>
    <w:rsid w:val="00ED5CE4"/>
    <w:rsid w:val="00ED5E11"/>
    <w:rsid w:val="00EE02C9"/>
    <w:rsid w:val="00EE2F20"/>
    <w:rsid w:val="00EE3FE2"/>
    <w:rsid w:val="00EE5AEA"/>
    <w:rsid w:val="00F0568E"/>
    <w:rsid w:val="00F11320"/>
    <w:rsid w:val="00F14953"/>
    <w:rsid w:val="00F27AD2"/>
    <w:rsid w:val="00F46EFA"/>
    <w:rsid w:val="00F6792B"/>
    <w:rsid w:val="00F7202B"/>
    <w:rsid w:val="00F75C43"/>
    <w:rsid w:val="00F856EA"/>
    <w:rsid w:val="00F9192D"/>
    <w:rsid w:val="00F92307"/>
    <w:rsid w:val="00FA1F34"/>
    <w:rsid w:val="00FB0D91"/>
    <w:rsid w:val="00FC2103"/>
    <w:rsid w:val="00FC54BB"/>
    <w:rsid w:val="00FE361C"/>
    <w:rsid w:val="00FF50C7"/>
    <w:rsid w:val="01C53337"/>
    <w:rsid w:val="0945A6CD"/>
    <w:rsid w:val="1AEA7020"/>
    <w:rsid w:val="1C22AC86"/>
    <w:rsid w:val="211C6638"/>
    <w:rsid w:val="22881838"/>
    <w:rsid w:val="25AF18D0"/>
    <w:rsid w:val="28E448F7"/>
    <w:rsid w:val="2CCC0E31"/>
    <w:rsid w:val="3462FD3A"/>
    <w:rsid w:val="4AF9F2EA"/>
    <w:rsid w:val="5211D0D1"/>
    <w:rsid w:val="53D9A220"/>
    <w:rsid w:val="5DF1CD48"/>
    <w:rsid w:val="5EBF6CDC"/>
    <w:rsid w:val="638826F7"/>
    <w:rsid w:val="6F686155"/>
    <w:rsid w:val="71E52F4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14602F8E"/>
  <w15:docId w15:val="{69258687-FFE3-8448-9626-EEC01637831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CL"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22365"/>
  </w:style>
  <w:style w:type="paragraph" w:styleId="Ttulo1">
    <w:name w:val="heading 1"/>
    <w:uiPriority w:val="9"/>
    <w:qFormat/>
    <w:pPr>
      <w:spacing w:before="360" w:after="180"/>
      <w:outlineLvl w:val="0"/>
    </w:pPr>
    <w:rPr>
      <w:b/>
      <w:bCs/>
      <w:color w:val="003366"/>
      <w:sz w:val="28"/>
      <w:szCs w:val="28"/>
    </w:rPr>
  </w:style>
  <w:style w:type="paragraph" w:styleId="Ttulo2">
    <w:name w:val="heading 2"/>
    <w:uiPriority w:val="9"/>
    <w:unhideWhenUsed/>
    <w:qFormat/>
    <w:pPr>
      <w:spacing w:before="240" w:after="120"/>
      <w:outlineLvl w:val="1"/>
    </w:pPr>
    <w:rPr>
      <w:b/>
      <w:bCs/>
      <w:color w:val="0055A5"/>
      <w:sz w:val="24"/>
      <w:szCs w:val="24"/>
    </w:rPr>
  </w:style>
  <w:style w:type="paragraph" w:styleId="Ttulo3">
    <w:name w:val="heading 3"/>
    <w:uiPriority w:val="9"/>
    <w:semiHidden/>
    <w:unhideWhenUsed/>
    <w:qFormat/>
    <w:pPr>
      <w:spacing w:before="180" w:after="80"/>
      <w:outlineLvl w:val="2"/>
    </w:pPr>
    <w:rPr>
      <w:b/>
      <w:bCs/>
      <w:color w:val="1565C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uiPriority w:val="10"/>
    <w:qFormat/>
    <w:rPr>
      <w:sz w:val="56"/>
      <w:szCs w:val="56"/>
    </w:rPr>
  </w:style>
  <w:style w:type="paragraph" w:styleId="Fuerte1" w:customStyl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Encabezado">
    <w:name w:val="header"/>
    <w:basedOn w:val="Normal"/>
    <w:link w:val="EncabezadoCar"/>
    <w:uiPriority w:val="99"/>
    <w:unhideWhenUsed/>
    <w:rsid w:val="009659AD"/>
    <w:pPr>
      <w:tabs>
        <w:tab w:val="center" w:pos="4680"/>
        <w:tab w:val="right" w:pos="9360"/>
      </w:tabs>
    </w:pPr>
  </w:style>
  <w:style w:type="character" w:styleId="EncabezadoCar" w:customStyle="1">
    <w:name w:val="Encabezado Car"/>
    <w:basedOn w:val="Fuentedeprrafopredeter"/>
    <w:link w:val="Encabezado"/>
    <w:uiPriority w:val="99"/>
    <w:rsid w:val="006B506A"/>
  </w:style>
  <w:style w:type="character" w:styleId="Refdenotaalfinal">
    <w:name w:val="endnote reference"/>
    <w:uiPriority w:val="99"/>
    <w:semiHidden/>
    <w:unhideWhenUsed/>
    <w:rPr>
      <w:vertAlign w:val="superscript"/>
    </w:rPr>
  </w:style>
  <w:style w:type="paragraph" w:styleId="Piedepgina">
    <w:name w:val="footer"/>
    <w:basedOn w:val="Normal"/>
    <w:link w:val="PiedepginaCar"/>
    <w:uiPriority w:val="99"/>
    <w:unhideWhenUsed/>
    <w:rsid w:val="009659AD"/>
    <w:pPr>
      <w:tabs>
        <w:tab w:val="center" w:pos="4680"/>
        <w:tab w:val="right" w:pos="9360"/>
      </w:tabs>
    </w:pPr>
  </w:style>
  <w:style w:type="character" w:styleId="PiedepginaCar" w:customStyle="1">
    <w:name w:val="Pie de página Car"/>
    <w:basedOn w:val="Fuentedeprrafopredeter"/>
    <w:link w:val="Piedepgina"/>
    <w:uiPriority w:val="99"/>
    <w:rsid w:val="006B506A"/>
  </w:style>
  <w:style w:type="character" w:styleId="FooterChar" w:customStyle="1">
    <w:name w:val="Footer Char"/>
    <w:basedOn w:val="Fuentedeprrafopredeter"/>
    <w:rsid w:val="00BC6EDC"/>
  </w:style>
  <w:style w:type="character" w:styleId="FootnoteTextChar" w:customStyle="1">
    <w:name w:val="Footnote Text Char"/>
    <w:uiPriority w:val="99"/>
    <w:semiHidden/>
    <w:unhideWhenUsed/>
    <w:rsid w:val="00A22365"/>
    <w:rPr>
      <w:sz w:val="20"/>
      <w:szCs w:val="20"/>
    </w:rPr>
  </w:style>
  <w:style w:type="character" w:styleId="EndnoteTextChar" w:customStyle="1">
    <w:name w:val="Endnote Text Char"/>
    <w:uiPriority w:val="99"/>
    <w:semiHidden/>
    <w:unhideWhenUsed/>
    <w:rsid w:val="00A22365"/>
    <w:rPr>
      <w:sz w:val="20"/>
      <w:szCs w:val="20"/>
    </w:rPr>
  </w:style>
  <w:style w:type="character" w:styleId="HeaderChar" w:customStyle="1">
    <w:name w:val="Header Char"/>
    <w:basedOn w:val="Fuentedeprrafopredeter"/>
    <w:uiPriority w:val="99"/>
    <w:rsid w:val="00A22365"/>
  </w:style>
  <w:style w:type="character" w:styleId="Fuerte">
    <w:name w:val="Strong"/>
    <w:basedOn w:val="Fuentedeprrafopredeter"/>
    <w:uiPriority w:val="22"/>
    <w:qFormat/>
    <w:rsid w:val="00D16CAF"/>
    <w:rPr>
      <w:b/>
      <w:bCs/>
    </w:rPr>
  </w:style>
  <w:style w:type="paragraph" w:styleId="font-claude-response-body" w:customStyle="1">
    <w:name w:val="font-claude-response-body"/>
    <w:basedOn w:val="Normal"/>
    <w:rsid w:val="00C86BBE"/>
    <w:pPr>
      <w:spacing w:before="100" w:beforeAutospacing="1" w:after="100" w:afterAutospacing="1"/>
    </w:pPr>
    <w:rPr>
      <w:rFonts w:ascii="Times New Roman" w:hAnsi="Times New Roman" w:eastAsia="Times New Roman" w:cs="Times New Roman"/>
      <w:sz w:val="24"/>
      <w:szCs w:val="24"/>
    </w:rPr>
  </w:style>
  <w:style w:type="paragraph" w:styleId="Revisin">
    <w:name w:val="Revision"/>
    <w:hidden/>
    <w:uiPriority w:val="99"/>
    <w:semiHidden/>
    <w:rsid w:val="00DB17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eader" Target="header1.xml" Id="rId13" /><Relationship Type="http://schemas.microsoft.com/office/2020/10/relationships/intelligence" Target="intelligence2.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image" Target="media/image3.png" Id="rId12" /><Relationship Type="http://schemas.openxmlformats.org/officeDocument/2006/relationships/theme" Target="theme/theme1.xml" Id="rId17" /><Relationship Type="http://schemas.openxmlformats.org/officeDocument/2006/relationships/customXml" Target="../customXml/item2.xml" Id="rId2" /><Relationship Type="http://schemas.microsoft.com/office/2011/relationships/people" Target="people.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png" Id="rId11" /><Relationship Type="http://schemas.openxmlformats.org/officeDocument/2006/relationships/styles" Target="styles.xml" Id="rId5" /><Relationship Type="http://schemas.openxmlformats.org/officeDocument/2006/relationships/fontTable" Target="fontTable.xml" Id="rId1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1.xml" Id="rId1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2bf156b-5850-4b05-9f00-9feb15ec16ae" xsi:nil="true"/>
    <lcf76f155ced4ddcb4097134ff3c332f xmlns="452effbe-92aa-447d-997a-f210509b91aa">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8E83C992CCB6148920F6A48D44AF828" ma:contentTypeVersion="11" ma:contentTypeDescription="Create a new document." ma:contentTypeScope="" ma:versionID="6cb8a5d27c33f9c9f77e7f31388a1e0c">
  <xsd:schema xmlns:xsd="http://www.w3.org/2001/XMLSchema" xmlns:xs="http://www.w3.org/2001/XMLSchema" xmlns:p="http://schemas.microsoft.com/office/2006/metadata/properties" xmlns:ns2="452effbe-92aa-447d-997a-f210509b91aa" xmlns:ns3="72bf156b-5850-4b05-9f00-9feb15ec16ae" targetNamespace="http://schemas.microsoft.com/office/2006/metadata/properties" ma:root="true" ma:fieldsID="1a31d2599249a6656d12eb7d82b369a7" ns2:_="" ns3:_="">
    <xsd:import namespace="452effbe-92aa-447d-997a-f210509b91aa"/>
    <xsd:import namespace="72bf156b-5850-4b05-9f00-9feb15ec16a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2effbe-92aa-447d-997a-f210509b91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3df2169-1190-422c-8af6-934eba8a6dda"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2bf156b-5850-4b05-9f00-9feb15ec16a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9454c595-bdf9-4b4b-8034-ed4c0c5e6224}" ma:internalName="TaxCatchAll" ma:showField="CatchAllData" ma:web="72bf156b-5850-4b05-9f00-9feb15ec16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662E4B3-6F90-49CE-9546-59AA4777B4A6}">
  <ds:schemaRefs>
    <ds:schemaRef ds:uri="http://schemas.microsoft.com/office/2006/metadata/properties"/>
    <ds:schemaRef ds:uri="http://schemas.microsoft.com/office/infopath/2007/PartnerControls"/>
    <ds:schemaRef ds:uri="72bf156b-5850-4b05-9f00-9feb15ec16ae"/>
    <ds:schemaRef ds:uri="452effbe-92aa-447d-997a-f210509b91aa"/>
  </ds:schemaRefs>
</ds:datastoreItem>
</file>

<file path=customXml/itemProps2.xml><?xml version="1.0" encoding="utf-8"?>
<ds:datastoreItem xmlns:ds="http://schemas.openxmlformats.org/officeDocument/2006/customXml" ds:itemID="{C146E752-5B23-47D3-BBCD-8DFB9690A198}"/>
</file>

<file path=customXml/itemProps3.xml><?xml version="1.0" encoding="utf-8"?>
<ds:datastoreItem xmlns:ds="http://schemas.openxmlformats.org/officeDocument/2006/customXml" ds:itemID="{C3D40CDA-5CA1-4A1F-9B70-EEF368CC456E}">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Roberto Cristian Nieto Benitez</lastModifiedBy>
  <revision>42</revision>
  <dcterms:created xsi:type="dcterms:W3CDTF">2026-04-13T20:55:00.0000000Z</dcterms:created>
  <dcterms:modified xsi:type="dcterms:W3CDTF">2026-06-03T20:25:22.1934072Z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0x01010068E83C992CCB6148920F6A48D44AF828</vt:lpwstr>
  </property>
  <property fmtid="{D5CDD505-2E9C-101B-9397-08002B2CF9AE}" pid="3" name="MediaServiceImageTags">
    <vt:lpwstr/>
  </property>
</Properties>
</file>